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1B1445" w14:textId="77777777" w:rsidR="00472E3A" w:rsidRPr="00003F8D" w:rsidRDefault="00000000">
      <w:pPr>
        <w:spacing w:line="240" w:lineRule="auto"/>
        <w:rPr>
          <w:lang w:val="fr-FR"/>
          <w:rPrChange w:id="0" w:author="Estelle Park" w:date="2026-09-01T15:35:00Z" w16du:dateUtc="2026-09-01T19:35:00Z">
            <w:rPr/>
          </w:rPrChange>
        </w:rPr>
        <w:pPrChange w:id="1" w:author="Estelle Park" w:date="2026-09-01T15:35:00Z" w16du:dateUtc="2026-09-01T19:35:00Z">
          <w:pPr>
            <w:spacing w:after="40"/>
          </w:pPr>
        </w:pPrChange>
      </w:pPr>
      <w:r w:rsidRPr="00003F8D">
        <w:rPr>
          <w:b/>
          <w:color w:val="444444"/>
          <w:lang w:val="fr-FR"/>
          <w:rPrChange w:id="2" w:author="Estelle Park" w:date="2026-09-01T15:35:00Z" w16du:dateUtc="2026-09-01T19:35:00Z">
            <w:rPr>
              <w:b/>
              <w:color w:val="444444"/>
              <w:sz w:val="20"/>
            </w:rPr>
          </w:rPrChange>
        </w:rPr>
        <w:t xml:space="preserve">Exos Aerospace </w:t>
      </w:r>
      <w:proofErr w:type="spellStart"/>
      <w:r w:rsidRPr="00003F8D">
        <w:rPr>
          <w:b/>
          <w:color w:val="444444"/>
          <w:lang w:val="fr-FR"/>
          <w:rPrChange w:id="3" w:author="Estelle Park" w:date="2026-09-01T15:35:00Z" w16du:dateUtc="2026-09-01T19:35:00Z">
            <w:rPr>
              <w:b/>
              <w:color w:val="444444"/>
              <w:sz w:val="20"/>
            </w:rPr>
          </w:rPrChange>
        </w:rPr>
        <w:t>Systems</w:t>
      </w:r>
      <w:proofErr w:type="spellEnd"/>
      <w:r w:rsidRPr="00003F8D">
        <w:rPr>
          <w:b/>
          <w:color w:val="444444"/>
          <w:lang w:val="fr-FR"/>
          <w:rPrChange w:id="4" w:author="Estelle Park" w:date="2026-09-01T15:35:00Z" w16du:dateUtc="2026-09-01T19:35:00Z">
            <w:rPr>
              <w:b/>
              <w:color w:val="444444"/>
              <w:sz w:val="20"/>
            </w:rPr>
          </w:rPrChange>
        </w:rPr>
        <w:t xml:space="preserve"> &amp; Technologies, Inc.  </w:t>
      </w:r>
      <w:proofErr w:type="gramStart"/>
      <w:r w:rsidRPr="00003F8D">
        <w:rPr>
          <w:b/>
          <w:color w:val="444444"/>
          <w:lang w:val="fr-FR"/>
          <w:rPrChange w:id="5" w:author="Estelle Park" w:date="2026-09-01T15:35:00Z" w16du:dateUtc="2026-09-01T19:35:00Z">
            <w:rPr>
              <w:b/>
              <w:color w:val="444444"/>
              <w:sz w:val="20"/>
            </w:rPr>
          </w:rPrChange>
        </w:rPr>
        <w:t>|  NIH</w:t>
      </w:r>
      <w:proofErr w:type="gramEnd"/>
      <w:r w:rsidRPr="00003F8D">
        <w:rPr>
          <w:b/>
          <w:color w:val="444444"/>
          <w:lang w:val="fr-FR"/>
          <w:rPrChange w:id="6" w:author="Estelle Park" w:date="2026-09-01T15:35:00Z" w16du:dateUtc="2026-09-01T19:35:00Z">
            <w:rPr>
              <w:b/>
              <w:color w:val="444444"/>
              <w:sz w:val="20"/>
            </w:rPr>
          </w:rPrChange>
        </w:rPr>
        <w:t xml:space="preserve"> STTR Phase I (R41</w:t>
      </w:r>
      <w:proofErr w:type="gramStart"/>
      <w:r w:rsidRPr="00003F8D">
        <w:rPr>
          <w:b/>
          <w:color w:val="444444"/>
          <w:lang w:val="fr-FR"/>
          <w:rPrChange w:id="7" w:author="Estelle Park" w:date="2026-09-01T15:35:00Z" w16du:dateUtc="2026-09-01T19:35:00Z">
            <w:rPr>
              <w:b/>
              <w:color w:val="444444"/>
              <w:sz w:val="20"/>
            </w:rPr>
          </w:rPrChange>
        </w:rPr>
        <w:t>)  |</w:t>
      </w:r>
      <w:proofErr w:type="gramEnd"/>
      <w:r w:rsidRPr="00003F8D">
        <w:rPr>
          <w:b/>
          <w:color w:val="444444"/>
          <w:lang w:val="fr-FR"/>
          <w:rPrChange w:id="8" w:author="Estelle Park" w:date="2026-09-01T15:35:00Z" w16du:dateUtc="2026-09-01T19:35:00Z">
            <w:rPr>
              <w:b/>
              <w:color w:val="444444"/>
              <w:sz w:val="20"/>
            </w:rPr>
          </w:rPrChange>
        </w:rPr>
        <w:t xml:space="preserve">  PA-27-102 (Omnibus STTR) — due September 8, </w:t>
      </w:r>
      <w:proofErr w:type="gramStart"/>
      <w:r w:rsidRPr="00003F8D">
        <w:rPr>
          <w:b/>
          <w:color w:val="444444"/>
          <w:lang w:val="fr-FR"/>
          <w:rPrChange w:id="9" w:author="Estelle Park" w:date="2026-09-01T15:35:00Z" w16du:dateUtc="2026-09-01T19:35:00Z">
            <w:rPr>
              <w:b/>
              <w:color w:val="444444"/>
              <w:sz w:val="20"/>
            </w:rPr>
          </w:rPrChange>
        </w:rPr>
        <w:t>2026  |</w:t>
      </w:r>
      <w:proofErr w:type="gramEnd"/>
      <w:r w:rsidRPr="00003F8D">
        <w:rPr>
          <w:b/>
          <w:color w:val="444444"/>
          <w:lang w:val="fr-FR"/>
          <w:rPrChange w:id="10" w:author="Estelle Park" w:date="2026-09-01T15:35:00Z" w16du:dateUtc="2026-09-01T19:35:00Z">
            <w:rPr>
              <w:b/>
              <w:color w:val="444444"/>
              <w:sz w:val="20"/>
            </w:rPr>
          </w:rPrChange>
        </w:rPr>
        <w:t xml:space="preserve">  </w:t>
      </w:r>
      <w:proofErr w:type="spellStart"/>
      <w:r w:rsidRPr="00003F8D">
        <w:rPr>
          <w:b/>
          <w:color w:val="444444"/>
          <w:lang w:val="fr-FR"/>
          <w:rPrChange w:id="11" w:author="Estelle Park" w:date="2026-09-01T15:35:00Z" w16du:dateUtc="2026-09-01T19:35:00Z">
            <w:rPr>
              <w:b/>
              <w:color w:val="444444"/>
              <w:sz w:val="20"/>
            </w:rPr>
          </w:rPrChange>
        </w:rPr>
        <w:t>Proposed</w:t>
      </w:r>
      <w:proofErr w:type="spellEnd"/>
      <w:r w:rsidRPr="00003F8D">
        <w:rPr>
          <w:b/>
          <w:color w:val="444444"/>
          <w:lang w:val="fr-FR"/>
          <w:rPrChange w:id="12" w:author="Estelle Park" w:date="2026-09-01T15:35:00Z" w16du:dateUtc="2026-09-01T19:35:00Z">
            <w:rPr>
              <w:b/>
              <w:color w:val="444444"/>
              <w:sz w:val="20"/>
            </w:rPr>
          </w:rPrChange>
        </w:rPr>
        <w:t xml:space="preserve"> </w:t>
      </w:r>
      <w:proofErr w:type="gramStart"/>
      <w:r w:rsidRPr="00003F8D">
        <w:rPr>
          <w:b/>
          <w:color w:val="444444"/>
          <w:lang w:val="fr-FR"/>
          <w:rPrChange w:id="13" w:author="Estelle Park" w:date="2026-09-01T15:35:00Z" w16du:dateUtc="2026-09-01T19:35:00Z">
            <w:rPr>
              <w:b/>
              <w:color w:val="444444"/>
              <w:sz w:val="20"/>
            </w:rPr>
          </w:rPrChange>
        </w:rPr>
        <w:t>component:</w:t>
      </w:r>
      <w:proofErr w:type="gramEnd"/>
      <w:r w:rsidRPr="00003F8D">
        <w:rPr>
          <w:b/>
          <w:color w:val="444444"/>
          <w:lang w:val="fr-FR"/>
          <w:rPrChange w:id="14" w:author="Estelle Park" w:date="2026-09-01T15:35:00Z" w16du:dateUtc="2026-09-01T19:35:00Z">
            <w:rPr>
              <w:b/>
              <w:color w:val="444444"/>
              <w:sz w:val="20"/>
            </w:rPr>
          </w:rPrChange>
        </w:rPr>
        <w:t xml:space="preserve"> NIBIB (</w:t>
      </w:r>
      <w:proofErr w:type="spellStart"/>
      <w:r w:rsidRPr="00003F8D">
        <w:rPr>
          <w:b/>
          <w:color w:val="444444"/>
          <w:lang w:val="fr-FR"/>
          <w:rPrChange w:id="15" w:author="Estelle Park" w:date="2026-09-01T15:35:00Z" w16du:dateUtc="2026-09-01T19:35:00Z">
            <w:rPr>
              <w:b/>
              <w:color w:val="444444"/>
              <w:sz w:val="20"/>
            </w:rPr>
          </w:rPrChange>
        </w:rPr>
        <w:t>primary</w:t>
      </w:r>
      <w:proofErr w:type="spellEnd"/>
      <w:r w:rsidRPr="00003F8D">
        <w:rPr>
          <w:b/>
          <w:color w:val="444444"/>
          <w:lang w:val="fr-FR"/>
          <w:rPrChange w:id="16" w:author="Estelle Park" w:date="2026-09-01T15:35:00Z" w16du:dateUtc="2026-09-01T19:35:00Z">
            <w:rPr>
              <w:b/>
              <w:color w:val="444444"/>
              <w:sz w:val="20"/>
            </w:rPr>
          </w:rPrChange>
        </w:rPr>
        <w:t>) / NIA (</w:t>
      </w:r>
      <w:proofErr w:type="spellStart"/>
      <w:r w:rsidRPr="00003F8D">
        <w:rPr>
          <w:b/>
          <w:color w:val="444444"/>
          <w:lang w:val="fr-FR"/>
          <w:rPrChange w:id="17" w:author="Estelle Park" w:date="2026-09-01T15:35:00Z" w16du:dateUtc="2026-09-01T19:35:00Z">
            <w:rPr>
              <w:b/>
              <w:color w:val="444444"/>
              <w:sz w:val="20"/>
            </w:rPr>
          </w:rPrChange>
        </w:rPr>
        <w:t>secondary</w:t>
      </w:r>
      <w:proofErr w:type="spellEnd"/>
      <w:r w:rsidRPr="00003F8D">
        <w:rPr>
          <w:b/>
          <w:color w:val="444444"/>
          <w:lang w:val="fr-FR"/>
          <w:rPrChange w:id="18" w:author="Estelle Park" w:date="2026-09-01T15:35:00Z" w16du:dateUtc="2026-09-01T19:35:00Z">
            <w:rPr>
              <w:b/>
              <w:color w:val="444444"/>
              <w:sz w:val="20"/>
            </w:rPr>
          </w:rPrChange>
        </w:rPr>
        <w:t>)</w:t>
      </w:r>
    </w:p>
    <w:p w14:paraId="33E560E7" w14:textId="05B29F2A" w:rsidR="00472E3A" w:rsidRPr="00003F8D" w:rsidRDefault="00000000">
      <w:pPr>
        <w:spacing w:line="240" w:lineRule="auto"/>
        <w:pPrChange w:id="19" w:author="Estelle Park" w:date="2026-09-01T15:35:00Z" w16du:dateUtc="2026-09-01T19:35:00Z">
          <w:pPr>
            <w:spacing w:after="40"/>
          </w:pPr>
        </w:pPrChange>
      </w:pPr>
      <w:r w:rsidRPr="00003F8D">
        <w:rPr>
          <w:b/>
          <w:color w:val="0A3D7C"/>
          <w:rPrChange w:id="20" w:author="Estelle Park" w:date="2026-09-01T15:35:00Z" w16du:dateUtc="2026-09-01T19:35:00Z">
            <w:rPr>
              <w:b/>
              <w:color w:val="0A3D7C"/>
              <w:sz w:val="24"/>
            </w:rPr>
          </w:rPrChange>
        </w:rPr>
        <w:t xml:space="preserve">A Reusable Suborbital Microgravity Platform for Onset-Kinetics and Post-Flight Recovery Screening of </w:t>
      </w:r>
      <w:del w:id="21" w:author="Estelle Park" w:date="2026-09-01T14:40:00Z" w16du:dateUtc="2026-09-01T18:40:00Z">
        <w:r w:rsidRPr="00003F8D" w:rsidDel="00541671">
          <w:rPr>
            <w:b/>
            <w:color w:val="0A3D7C"/>
            <w:rPrChange w:id="22" w:author="Estelle Park" w:date="2026-09-01T15:35:00Z" w16du:dateUtc="2026-09-01T19:35:00Z">
              <w:rPr>
                <w:b/>
                <w:color w:val="0A3D7C"/>
                <w:sz w:val="24"/>
              </w:rPr>
            </w:rPrChange>
          </w:rPr>
          <w:delText>Intestinal Epithelial Microphysiological Systems</w:delText>
        </w:r>
      </w:del>
      <w:ins w:id="23" w:author="Estelle Park" w:date="2026-09-01T14:40:00Z" w16du:dateUtc="2026-09-01T18:40:00Z">
        <w:r w:rsidR="00541671" w:rsidRPr="00003F8D">
          <w:rPr>
            <w:b/>
            <w:color w:val="0A3D7C"/>
            <w:rPrChange w:id="24" w:author="Estelle Park" w:date="2026-09-01T15:35:00Z" w16du:dateUtc="2026-09-01T19:35:00Z">
              <w:rPr>
                <w:b/>
                <w:color w:val="0A3D7C"/>
                <w:sz w:val="24"/>
              </w:rPr>
            </w:rPrChange>
          </w:rPr>
          <w:t xml:space="preserve">Human </w:t>
        </w:r>
      </w:ins>
      <w:ins w:id="25" w:author="Estelle Park" w:date="2026-09-02T09:34:00Z" w16du:dateUtc="2026-09-02T13:34:00Z">
        <w:r w:rsidR="00E71321">
          <w:rPr>
            <w:b/>
            <w:color w:val="0A3D7C"/>
          </w:rPr>
          <w:t>Intestinal</w:t>
        </w:r>
      </w:ins>
      <w:ins w:id="26" w:author="Estelle Park" w:date="2026-09-01T14:40:00Z" w16du:dateUtc="2026-09-01T18:40:00Z">
        <w:r w:rsidR="00541671" w:rsidRPr="00003F8D">
          <w:rPr>
            <w:b/>
            <w:color w:val="0A3D7C"/>
            <w:rPrChange w:id="27" w:author="Estelle Park" w:date="2026-09-01T15:35:00Z" w16du:dateUtc="2026-09-01T19:35:00Z">
              <w:rPr>
                <w:b/>
                <w:color w:val="0A3D7C"/>
                <w:sz w:val="24"/>
              </w:rPr>
            </w:rPrChange>
          </w:rPr>
          <w:t xml:space="preserve"> Organoid</w:t>
        </w:r>
      </w:ins>
      <w:ins w:id="28" w:author="Estelle Park" w:date="2026-09-02T09:34:00Z" w16du:dateUtc="2026-09-02T13:34:00Z">
        <w:r w:rsidR="00E71321">
          <w:rPr>
            <w:b/>
            <w:color w:val="0A3D7C"/>
          </w:rPr>
          <w:t xml:space="preserve"> Chip</w:t>
        </w:r>
      </w:ins>
      <w:ins w:id="29" w:author="Estelle Park" w:date="2026-09-01T14:40:00Z" w16du:dateUtc="2026-09-01T18:40:00Z">
        <w:r w:rsidR="00541671" w:rsidRPr="00003F8D">
          <w:rPr>
            <w:b/>
            <w:color w:val="0A3D7C"/>
            <w:rPrChange w:id="30" w:author="Estelle Park" w:date="2026-09-01T15:35:00Z" w16du:dateUtc="2026-09-01T19:35:00Z">
              <w:rPr>
                <w:b/>
                <w:color w:val="0A3D7C"/>
                <w:sz w:val="24"/>
              </w:rPr>
            </w:rPrChange>
          </w:rPr>
          <w:t>s</w:t>
        </w:r>
      </w:ins>
      <w:r w:rsidRPr="00003F8D">
        <w:rPr>
          <w:b/>
          <w:color w:val="0A3D7C"/>
          <w:rPrChange w:id="31" w:author="Estelle Park" w:date="2026-09-01T15:35:00Z" w16du:dateUtc="2026-09-01T19:35:00Z">
            <w:rPr>
              <w:b/>
              <w:color w:val="0A3D7C"/>
              <w:sz w:val="24"/>
            </w:rPr>
          </w:rPrChange>
        </w:rPr>
        <w:t xml:space="preserve"> Before ISS Commitment</w:t>
      </w:r>
    </w:p>
    <w:p w14:paraId="01C33C7D" w14:textId="77777777" w:rsidR="00472E3A" w:rsidRPr="00003F8D" w:rsidRDefault="00000000">
      <w:pPr>
        <w:spacing w:line="240" w:lineRule="auto"/>
        <w:pPrChange w:id="32" w:author="Estelle Park" w:date="2026-09-01T15:35:00Z" w16du:dateUtc="2026-09-01T19:35:00Z">
          <w:pPr>
            <w:spacing w:after="40"/>
          </w:pPr>
        </w:pPrChange>
      </w:pPr>
      <w:r w:rsidRPr="00003F8D">
        <w:rPr>
          <w:b/>
        </w:rPr>
        <w:t xml:space="preserve">Small Business Concern (applicant): </w:t>
      </w:r>
      <w:r w:rsidRPr="00003F8D">
        <w:t xml:space="preserve">Exos Aerospace, Greenville, TX.   </w:t>
      </w:r>
      <w:r w:rsidRPr="00003F8D">
        <w:rPr>
          <w:b/>
        </w:rPr>
        <w:t xml:space="preserve">Research Institution: </w:t>
      </w:r>
      <w:r w:rsidRPr="00003F8D">
        <w:t>Purdue University.</w:t>
      </w:r>
    </w:p>
    <w:p w14:paraId="39F42E39" w14:textId="77777777" w:rsidR="00472E3A" w:rsidRPr="00003F8D" w:rsidRDefault="00000000">
      <w:pPr>
        <w:spacing w:line="240" w:lineRule="auto"/>
        <w:pPrChange w:id="33" w:author="Estelle Park" w:date="2026-09-01T15:35:00Z" w16du:dateUtc="2026-09-01T19:35:00Z">
          <w:pPr>
            <w:spacing w:after="120"/>
          </w:pPr>
        </w:pPrChange>
      </w:pPr>
      <w:r w:rsidRPr="00003F8D">
        <w:rPr>
          <w:b/>
        </w:rPr>
        <w:t xml:space="preserve">Purdue biomedical lead: </w:t>
      </w:r>
      <w:r w:rsidRPr="00003F8D">
        <w:t xml:space="preserve">Prof. Sunghee (Estelle) Park (Weldon School of Biomedical Engineering).   </w:t>
      </w:r>
      <w:r w:rsidRPr="00003F8D">
        <w:rPr>
          <w:b/>
        </w:rPr>
        <w:t xml:space="preserve">Suborbital platform &amp; methods: </w:t>
      </w:r>
      <w:r w:rsidRPr="00003F8D">
        <w:t>Exos Aerospace (BLK3 operator).</w:t>
      </w:r>
    </w:p>
    <w:p w14:paraId="679E1DFE" w14:textId="77777777" w:rsidR="00472E3A" w:rsidRPr="00003F8D" w:rsidRDefault="00000000">
      <w:pPr>
        <w:spacing w:before="40" w:line="240" w:lineRule="auto"/>
        <w:pPrChange w:id="34" w:author="Estelle Park" w:date="2026-09-01T15:35:00Z" w16du:dateUtc="2026-09-01T19:35:00Z">
          <w:pPr>
            <w:spacing w:before="40" w:after="120"/>
          </w:pPr>
        </w:pPrChange>
      </w:pPr>
      <w:r w:rsidRPr="00003F8D">
        <w:rPr>
          <w:b/>
          <w:color w:val="0A3D7C"/>
          <w:rPrChange w:id="35" w:author="Estelle Park" w:date="2026-09-01T15:35:00Z" w16du:dateUtc="2026-09-01T19:35:00Z">
            <w:rPr>
              <w:b/>
              <w:color w:val="0A3D7C"/>
              <w:sz w:val="26"/>
            </w:rPr>
          </w:rPrChange>
        </w:rPr>
        <w:t>Project Summary / Abstract</w:t>
      </w:r>
    </w:p>
    <w:p w14:paraId="37F18F96" w14:textId="0A1EF1ED" w:rsidR="00472E3A" w:rsidRPr="00003F8D" w:rsidRDefault="00000000">
      <w:pPr>
        <w:spacing w:line="240" w:lineRule="auto"/>
        <w:pPrChange w:id="36" w:author="Estelle Park" w:date="2026-09-01T15:35:00Z" w16du:dateUtc="2026-09-01T19:35:00Z">
          <w:pPr>
            <w:spacing w:after="120"/>
          </w:pPr>
        </w:pPrChange>
      </w:pPr>
      <w:del w:id="37" w:author="Estelle Park" w:date="2026-09-01T14:44:00Z" w16du:dateUtc="2026-09-01T18:44:00Z">
        <w:r w:rsidRPr="00003F8D" w:rsidDel="009F2921">
          <w:delText xml:space="preserve">Microphysiological systems (MPS), or organ-on-chip devices, </w:delText>
        </w:r>
      </w:del>
      <w:ins w:id="38" w:author="Estelle Park" w:date="2026-09-01T14:44:00Z" w16du:dateUtc="2026-09-01T18:44:00Z">
        <w:r w:rsidR="009F2921" w:rsidRPr="00003F8D">
          <w:t>Human organoid</w:t>
        </w:r>
      </w:ins>
      <w:ins w:id="39" w:author="Estelle Park" w:date="2026-09-02T09:36:00Z" w16du:dateUtc="2026-09-02T13:36:00Z">
        <w:r w:rsidR="009E7FAB">
          <w:t xml:space="preserve"> chip</w:t>
        </w:r>
      </w:ins>
      <w:ins w:id="40" w:author="Estelle Park" w:date="2026-09-01T14:44:00Z" w16du:dateUtc="2026-09-01T18:44:00Z">
        <w:r w:rsidR="009F2921" w:rsidRPr="00003F8D">
          <w:t xml:space="preserve"> mode</w:t>
        </w:r>
      </w:ins>
      <w:ins w:id="41" w:author="Estelle Park" w:date="2026-09-01T14:45:00Z" w16du:dateUtc="2026-09-01T18:45:00Z">
        <w:r w:rsidR="009F2921" w:rsidRPr="00003F8D">
          <w:t xml:space="preserve">ls </w:t>
        </w:r>
      </w:ins>
      <w:r w:rsidRPr="00003F8D">
        <w:t xml:space="preserve">are central to NIH's mission to improve the predictivity of preclinical models. The NCATS/NIBIB Tissue Chips in Space program demonstrated that microgravity meaningfully perturbs </w:t>
      </w:r>
      <w:del w:id="42" w:author="Estelle Park" w:date="2026-09-01T14:45:00Z" w16du:dateUtc="2026-09-01T18:45:00Z">
        <w:r w:rsidRPr="00003F8D" w:rsidDel="009F2921">
          <w:delText xml:space="preserve">MPS </w:delText>
        </w:r>
      </w:del>
      <w:ins w:id="43" w:author="Estelle Park" w:date="2026-09-01T14:45:00Z" w16du:dateUtc="2026-09-01T18:45:00Z">
        <w:r w:rsidR="009F2921" w:rsidRPr="00003F8D">
          <w:t xml:space="preserve">human tissue models, yet </w:t>
        </w:r>
      </w:ins>
      <w:del w:id="44" w:author="Estelle Park" w:date="2026-09-01T14:45:00Z" w16du:dateUtc="2026-09-01T18:45:00Z">
        <w:r w:rsidRPr="00003F8D" w:rsidDel="009F2921">
          <w:delText xml:space="preserve">behavior — including epithelial barrier function and tissue organization — yet </w:delText>
        </w:r>
      </w:del>
      <w:r w:rsidRPr="00003F8D">
        <w:t xml:space="preserve">access to microgravity remains dominated by the International Space Station (ISS), where multi-year timelines, high cost, and launch/transit delays make it impractical to screen hardware or to isolate the earliest phase of the microgravity response. There is no rapid, recoverable, low-cost platform to de-risk an </w:t>
      </w:r>
      <w:del w:id="45" w:author="Estelle Park" w:date="2026-09-01T14:47:00Z" w16du:dateUtc="2026-09-01T18:47:00Z">
        <w:r w:rsidRPr="00003F8D" w:rsidDel="009F2921">
          <w:delText xml:space="preserve">MPS </w:delText>
        </w:r>
      </w:del>
      <w:ins w:id="46" w:author="Estelle Park" w:date="2026-09-01T14:47:00Z" w16du:dateUtc="2026-09-01T18:47:00Z">
        <w:r w:rsidR="009F2921" w:rsidRPr="00003F8D">
          <w:t>organoid</w:t>
        </w:r>
      </w:ins>
      <w:ins w:id="47" w:author="Estelle Park" w:date="2026-09-02T09:40:00Z" w16du:dateUtc="2026-09-02T13:40:00Z">
        <w:r w:rsidR="005B0FC8">
          <w:t>s-on-a-chip</w:t>
        </w:r>
      </w:ins>
      <w:ins w:id="48" w:author="Estelle Park" w:date="2026-09-01T14:47:00Z" w16du:dateUtc="2026-09-01T18:47:00Z">
        <w:r w:rsidR="009F2921" w:rsidRPr="00003F8D">
          <w:t xml:space="preserve"> </w:t>
        </w:r>
      </w:ins>
      <w:r w:rsidRPr="00003F8D">
        <w:t xml:space="preserve">payload before an ISS commitment. This STTR pairs Exos Aerospace — operator of BLK3, one of only three FAA-licensed reusable suborbital launch vehicles in the United States and a platform with peer-reviewed suborbital life-science heritage (living human glioblastoma stem cells; </w:t>
      </w:r>
      <w:proofErr w:type="spellStart"/>
      <w:r w:rsidRPr="00003F8D">
        <w:t>npj</w:t>
      </w:r>
      <w:proofErr w:type="spellEnd"/>
      <w:r w:rsidRPr="00003F8D">
        <w:t xml:space="preserve"> Microgravity 2023;9:92) — with the </w:t>
      </w:r>
      <w:del w:id="49" w:author="Estelle Park" w:date="2026-09-01T14:47:00Z" w16du:dateUtc="2026-09-01T18:47:00Z">
        <w:r w:rsidRPr="00003F8D" w:rsidDel="009F2921">
          <w:delText>intestinal-MPS</w:delText>
        </w:r>
      </w:del>
      <w:ins w:id="50" w:author="Estelle Park" w:date="2026-09-01T14:47:00Z" w16du:dateUtc="2026-09-01T18:47:00Z">
        <w:r w:rsidR="009F2921" w:rsidRPr="00003F8D">
          <w:t>organoid</w:t>
        </w:r>
      </w:ins>
      <w:ins w:id="51" w:author="Estelle Park" w:date="2026-09-02T09:40:00Z" w16du:dateUtc="2026-09-02T13:40:00Z">
        <w:r w:rsidR="005B0FC8">
          <w:t>s-on-a-</w:t>
        </w:r>
      </w:ins>
      <w:ins w:id="52" w:author="Estelle Park" w:date="2026-09-01T14:47:00Z" w16du:dateUtc="2026-09-01T18:47:00Z">
        <w:r w:rsidR="009F2921" w:rsidRPr="00003F8D">
          <w:t>chip</w:t>
        </w:r>
      </w:ins>
      <w:ins w:id="53" w:author="Estelle Park" w:date="2026-09-02T09:41:00Z" w16du:dateUtc="2026-09-02T13:41:00Z">
        <w:r w:rsidR="005B0FC8">
          <w:t xml:space="preserve"> engineering</w:t>
        </w:r>
      </w:ins>
      <w:r w:rsidRPr="00003F8D">
        <w:t xml:space="preserve"> laboratory of Prof. Sunghee (Estelle) Park at Purdue University (Weldon School of Biomedical Engineering; </w:t>
      </w:r>
      <w:del w:id="54" w:author="Estelle Park" w:date="2026-09-01T14:48:00Z" w16du:dateUtc="2026-09-01T18:48:00Z">
        <w:r w:rsidRPr="00003F8D" w:rsidDel="009F2921">
          <w:delText xml:space="preserve">MPS </w:delText>
        </w:r>
      </w:del>
      <w:ins w:id="55" w:author="Estelle Park" w:date="2026-09-01T14:48:00Z" w16du:dateUtc="2026-09-01T18:48:00Z">
        <w:r w:rsidR="009F2921" w:rsidRPr="00003F8D">
          <w:t xml:space="preserve">organoids </w:t>
        </w:r>
      </w:ins>
      <w:r w:rsidRPr="00003F8D">
        <w:t xml:space="preserve">/ </w:t>
      </w:r>
      <w:proofErr w:type="spellStart"/>
      <w:ins w:id="56" w:author="Estelle Park" w:date="2026-09-01T14:48:00Z" w16du:dateUtc="2026-09-01T18:48:00Z">
        <w:r w:rsidR="009F2921" w:rsidRPr="00003F8D">
          <w:t>microphysiological</w:t>
        </w:r>
        <w:proofErr w:type="spellEnd"/>
        <w:r w:rsidR="009F2921" w:rsidRPr="00003F8D">
          <w:t xml:space="preserve"> systems (MPS)</w:t>
        </w:r>
      </w:ins>
      <w:ins w:id="57" w:author="Estelle Park" w:date="2026-09-02T09:42:00Z" w16du:dateUtc="2026-09-02T13:42:00Z">
        <w:r w:rsidR="005B0FC8">
          <w:t xml:space="preserve">; </w:t>
        </w:r>
        <w:r w:rsidR="005B0FC8" w:rsidRPr="005B0FC8">
          <w:rPr>
            <w:highlight w:val="yellow"/>
            <w:rPrChange w:id="58" w:author="Estelle Park" w:date="2026-09-02T09:42:00Z" w16du:dateUtc="2026-09-02T13:42:00Z">
              <w:rPr/>
            </w:rPrChange>
          </w:rPr>
          <w:t>Science, Nat Methods</w:t>
        </w:r>
      </w:ins>
      <w:del w:id="59" w:author="Estelle Park" w:date="2026-09-01T14:48:00Z" w16du:dateUtc="2026-09-01T18:48:00Z">
        <w:r w:rsidRPr="00003F8D" w:rsidDel="009F2921">
          <w:delText>organ-on-chip and intestinal &amp; hepatic organoids</w:delText>
        </w:r>
      </w:del>
      <w:r w:rsidRPr="00003F8D">
        <w:t xml:space="preserve">), with Exos providing the suborbital flight platform and experiment methods. We will (Aim 1) design and flight-qualify a standardized, environmentally controlled, recoverable BLK3 payload module </w:t>
      </w:r>
      <w:ins w:id="60" w:author="Estelle Park" w:date="2026-09-01T14:49:00Z" w16du:dateUtc="2026-09-01T18:49:00Z">
        <w:r w:rsidR="00BD2C45" w:rsidRPr="00003F8D">
          <w:t xml:space="preserve">that maintains </w:t>
        </w:r>
      </w:ins>
      <w:ins w:id="61" w:author="Estelle Park" w:date="2026-09-02T10:50:00Z" w16du:dateUtc="2026-09-02T14:50:00Z">
        <w:r w:rsidR="00A129C6">
          <w:t xml:space="preserve">human intestinal </w:t>
        </w:r>
      </w:ins>
      <w:ins w:id="62" w:author="Estelle Park" w:date="2026-09-01T14:50:00Z" w16du:dateUtc="2026-09-01T18:50:00Z">
        <w:r w:rsidR="00BD2C45" w:rsidRPr="00003F8D">
          <w:t>organoid</w:t>
        </w:r>
      </w:ins>
      <w:ins w:id="63" w:author="Estelle Park" w:date="2026-09-02T10:50:00Z" w16du:dateUtc="2026-09-02T14:50:00Z">
        <w:r w:rsidR="00A129C6">
          <w:t xml:space="preserve"> chips during flight </w:t>
        </w:r>
      </w:ins>
      <w:del w:id="64" w:author="Estelle Park" w:date="2026-09-01T14:51:00Z" w16du:dateUtc="2026-09-01T18:51:00Z">
        <w:r w:rsidRPr="00003F8D" w:rsidDel="00BD2C45">
          <w:delText xml:space="preserve">for a perfused intestinal epithelial MPS </w:delText>
        </w:r>
      </w:del>
      <w:r w:rsidRPr="00003F8D">
        <w:t xml:space="preserve">with automated fixation at defined timepoints and intact recovery; (Aim 2) characterize the onset kinetics of the </w:t>
      </w:r>
      <w:del w:id="65" w:author="Estelle Park" w:date="2026-09-01T14:51:00Z" w16du:dateUtc="2026-09-01T18:51:00Z">
        <w:r w:rsidRPr="00003F8D" w:rsidDel="00BD2C45">
          <w:delText>intestinal MPS</w:delText>
        </w:r>
      </w:del>
      <w:ins w:id="66" w:author="Estelle Park" w:date="2026-09-02T10:51:00Z" w16du:dateUtc="2026-09-02T14:51:00Z">
        <w:r w:rsidR="00A129C6">
          <w:t>intestinal</w:t>
        </w:r>
      </w:ins>
      <w:ins w:id="67" w:author="Estelle Park" w:date="2026-09-01T14:51:00Z" w16du:dateUtc="2026-09-01T18:51:00Z">
        <w:r w:rsidR="00BD2C45" w:rsidRPr="00003F8D">
          <w:t xml:space="preserve"> organoid</w:t>
        </w:r>
      </w:ins>
      <w:r w:rsidRPr="00003F8D">
        <w:t xml:space="preserve"> response across the first </w:t>
      </w:r>
      <w:ins w:id="68" w:author="Estelle Park" w:date="2026-09-02T10:51:00Z" w16du:dateUtc="2026-09-02T14:51:00Z">
        <w:r w:rsidR="00A129C6">
          <w:t xml:space="preserve">approximately </w:t>
        </w:r>
      </w:ins>
      <w:del w:id="69" w:author="Estelle Park" w:date="2026-09-02T10:51:00Z" w16du:dateUtc="2026-09-02T14:51:00Z">
        <w:r w:rsidRPr="00003F8D" w:rsidDel="00A129C6">
          <w:delText>~</w:delText>
        </w:r>
      </w:del>
      <w:r w:rsidRPr="00003F8D">
        <w:t>3–4 minutes of microgravity</w:t>
      </w:r>
      <w:ins w:id="70" w:author="Estelle Park" w:date="2026-09-01T14:52:00Z" w16du:dateUtc="2026-09-01T18:52:00Z">
        <w:r w:rsidR="00BD2C45" w:rsidRPr="00003F8D">
          <w:t xml:space="preserve"> </w:t>
        </w:r>
      </w:ins>
      <w:del w:id="71" w:author="Estelle Park" w:date="2026-09-01T14:53:00Z" w16du:dateUtc="2026-09-01T18:53:00Z">
        <w:r w:rsidRPr="00003F8D" w:rsidDel="00BD2C45">
          <w:delText xml:space="preserve"> — barrier integrity, tight-junction and cytoskeletal/mechanotransduction markers — </w:delText>
        </w:r>
      </w:del>
      <w:r w:rsidRPr="00003F8D">
        <w:t>and</w:t>
      </w:r>
      <w:ins w:id="72" w:author="Estelle Park" w:date="2026-09-02T10:51:00Z" w16du:dateUtc="2026-09-02T14:51:00Z">
        <w:r w:rsidR="00A129C6">
          <w:t xml:space="preserve"> quantify</w:t>
        </w:r>
      </w:ins>
      <w:r w:rsidRPr="00003F8D">
        <w:t xml:space="preserve"> the tissue's post-flight regenerative capacity </w:t>
      </w:r>
      <w:ins w:id="73" w:author="Estelle Park" w:date="2026-09-02T10:51:00Z" w16du:dateUtc="2026-09-02T14:51:00Z">
        <w:r w:rsidR="00A129C6">
          <w:t>after re-em</w:t>
        </w:r>
      </w:ins>
      <w:ins w:id="74" w:author="Estelle Park" w:date="2026-09-02T10:52:00Z" w16du:dateUtc="2026-09-02T14:52:00Z">
        <w:r w:rsidR="00A129C6">
          <w:t>bedding in fresh extracellular matrix</w:t>
        </w:r>
      </w:ins>
      <w:del w:id="75" w:author="Estelle Park" w:date="2026-09-02T10:52:00Z" w16du:dateUtc="2026-09-02T14:52:00Z">
        <w:r w:rsidRPr="00003F8D" w:rsidDel="00A129C6">
          <w:delText>on recovery (</w:delText>
        </w:r>
      </w:del>
      <w:del w:id="76" w:author="Estelle Park" w:date="2026-09-01T14:53:00Z" w16du:dateUtc="2026-09-01T18:53:00Z">
        <w:r w:rsidRPr="00003F8D" w:rsidDel="00BD2C45">
          <w:delText>organoid-forming efficiency, crypt-like budding, proliferation, epithelial organization</w:delText>
        </w:r>
      </w:del>
      <w:del w:id="77" w:author="Estelle Park" w:date="2026-09-02T10:52:00Z" w16du:dateUtc="2026-09-02T14:52:00Z">
        <w:r w:rsidRPr="00003F8D" w:rsidDel="00A129C6">
          <w:delText>)</w:delText>
        </w:r>
      </w:del>
      <w:r w:rsidRPr="00003F8D">
        <w:t xml:space="preserve">, a dataset not obtainable on ISS; and (Aim 3) validate the end-to-end suborbital screening pipeline and define a quantitative go/no-go framework for de-risking a subsequent ISS flight. The deliverable is a validated, reusable screening platform and a first </w:t>
      </w:r>
      <w:del w:id="78" w:author="Estelle Park" w:date="2026-09-01T14:54:00Z" w16du:dateUtc="2026-09-01T18:54:00Z">
        <w:r w:rsidRPr="00003F8D" w:rsidDel="0004339E">
          <w:delText>intestinal-MPS</w:delText>
        </w:r>
      </w:del>
      <w:ins w:id="79" w:author="Estelle Park" w:date="2026-09-02T10:52:00Z" w16du:dateUtc="2026-09-02T14:52:00Z">
        <w:r w:rsidR="00A129C6">
          <w:t>intestinal</w:t>
        </w:r>
      </w:ins>
      <w:ins w:id="80" w:author="Estelle Park" w:date="2026-09-01T14:54:00Z" w16du:dateUtc="2026-09-01T18:54:00Z">
        <w:r w:rsidR="0004339E" w:rsidRPr="00003F8D">
          <w:t xml:space="preserve"> organoid</w:t>
        </w:r>
      </w:ins>
      <w:r w:rsidRPr="00003F8D">
        <w:t xml:space="preserve"> </w:t>
      </w:r>
      <w:ins w:id="81" w:author="Estelle Park" w:date="2026-09-02T10:52:00Z" w16du:dateUtc="2026-09-02T14:52:00Z">
        <w:r w:rsidR="00A129C6">
          <w:t xml:space="preserve">chip </w:t>
        </w:r>
      </w:ins>
      <w:r w:rsidRPr="00003F8D">
        <w:t xml:space="preserve">onset-and-recovery dataset that lower the cost and risk of orbital </w:t>
      </w:r>
      <w:del w:id="82" w:author="Estelle Park" w:date="2026-09-01T14:55:00Z" w16du:dateUtc="2026-09-01T18:55:00Z">
        <w:r w:rsidRPr="00003F8D" w:rsidDel="0004339E">
          <w:delText xml:space="preserve">MPS </w:delText>
        </w:r>
      </w:del>
      <w:r w:rsidRPr="00003F8D">
        <w:t xml:space="preserve">science. Phase II expands to a multi-flight campaign, adds the Park lab's </w:t>
      </w:r>
      <w:del w:id="83" w:author="Estelle Park" w:date="2026-09-01T14:55:00Z" w16du:dateUtc="2026-09-01T18:55:00Z">
        <w:r w:rsidRPr="00003F8D" w:rsidDel="0004339E">
          <w:delText xml:space="preserve">hepatic </w:delText>
        </w:r>
      </w:del>
      <w:ins w:id="84" w:author="Estelle Park" w:date="2026-09-01T14:55:00Z" w16du:dateUtc="2026-09-01T18:55:00Z">
        <w:r w:rsidR="0004339E" w:rsidRPr="00003F8D">
          <w:t xml:space="preserve">additional human </w:t>
        </w:r>
      </w:ins>
      <w:r w:rsidRPr="00003F8D">
        <w:t>organoid model</w:t>
      </w:r>
      <w:ins w:id="85" w:author="Estelle Park" w:date="2026-09-01T14:56:00Z" w16du:dateUtc="2026-09-01T18:56:00Z">
        <w:r w:rsidR="0004339E" w:rsidRPr="00003F8D">
          <w:t>s</w:t>
        </w:r>
      </w:ins>
      <w:ins w:id="86" w:author="Estelle Park" w:date="2026-09-01T14:57:00Z" w16du:dateUtc="2026-09-01T18:57:00Z">
        <w:r w:rsidR="0004339E" w:rsidRPr="00003F8D">
          <w:t xml:space="preserve">, including </w:t>
        </w:r>
      </w:ins>
      <w:ins w:id="87" w:author="Estelle Park" w:date="2026-09-02T10:56:00Z" w16du:dateUtc="2026-09-02T14:56:00Z">
        <w:r w:rsidR="001B0F69">
          <w:t>liver</w:t>
        </w:r>
      </w:ins>
      <w:ins w:id="88" w:author="Estelle Park" w:date="2026-09-01T14:57:00Z" w16du:dateUtc="2026-09-01T18:57:00Z">
        <w:r w:rsidR="0004339E" w:rsidRPr="00003F8D">
          <w:t xml:space="preserve"> organoids, </w:t>
        </w:r>
      </w:ins>
      <w:del w:id="89" w:author="Estelle Park" w:date="2026-09-01T14:57:00Z" w16du:dateUtc="2026-09-01T18:57:00Z">
        <w:r w:rsidRPr="00003F8D" w:rsidDel="0004339E">
          <w:delText xml:space="preserve">, </w:delText>
        </w:r>
      </w:del>
      <w:r w:rsidRPr="00003F8D">
        <w:t>and stands up a standing screening service for NIH-funded MPS</w:t>
      </w:r>
      <w:ins w:id="90" w:author="Estelle Park" w:date="2026-09-01T14:57:00Z" w16du:dateUtc="2026-09-01T18:57:00Z">
        <w:r w:rsidR="0004339E" w:rsidRPr="00003F8D">
          <w:t xml:space="preserve"> and organoid</w:t>
        </w:r>
      </w:ins>
      <w:r w:rsidRPr="00003F8D">
        <w:t xml:space="preserve"> investigators, commercialized through Exos's payload-services business.</w:t>
      </w:r>
    </w:p>
    <w:p w14:paraId="491E4010" w14:textId="77777777" w:rsidR="00472E3A" w:rsidRPr="00003F8D" w:rsidRDefault="00000000">
      <w:pPr>
        <w:spacing w:before="40" w:line="240" w:lineRule="auto"/>
        <w:pPrChange w:id="91" w:author="Estelle Park" w:date="2026-09-01T15:35:00Z" w16du:dateUtc="2026-09-01T19:35:00Z">
          <w:pPr>
            <w:spacing w:before="40" w:after="120"/>
          </w:pPr>
        </w:pPrChange>
      </w:pPr>
      <w:r w:rsidRPr="00003F8D">
        <w:rPr>
          <w:b/>
          <w:color w:val="0A3D7C"/>
          <w:rPrChange w:id="92" w:author="Estelle Park" w:date="2026-09-01T15:35:00Z" w16du:dateUtc="2026-09-01T19:35:00Z">
            <w:rPr>
              <w:b/>
              <w:color w:val="0A3D7C"/>
              <w:sz w:val="26"/>
            </w:rPr>
          </w:rPrChange>
        </w:rPr>
        <w:t>Project Narrative</w:t>
      </w:r>
    </w:p>
    <w:p w14:paraId="288C8619" w14:textId="538A8D61" w:rsidR="00472E3A" w:rsidRPr="00003F8D" w:rsidRDefault="006F3591">
      <w:pPr>
        <w:spacing w:line="240" w:lineRule="auto"/>
        <w:pPrChange w:id="93" w:author="Estelle Park" w:date="2026-09-01T15:35:00Z" w16du:dateUtc="2026-09-01T19:35:00Z">
          <w:pPr>
            <w:spacing w:after="120"/>
          </w:pPr>
        </w:pPrChange>
      </w:pPr>
      <w:ins w:id="94" w:author="Estelle Park" w:date="2026-09-01T14:58:00Z" w16du:dateUtc="2026-09-01T18:58:00Z">
        <w:r w:rsidRPr="00003F8D">
          <w:t xml:space="preserve">Organoids and </w:t>
        </w:r>
      </w:ins>
      <w:del w:id="95" w:author="Estelle Park" w:date="2026-09-01T14:58:00Z" w16du:dateUtc="2026-09-01T18:58:00Z">
        <w:r w:rsidRPr="00003F8D" w:rsidDel="006F3591">
          <w:delText xml:space="preserve">Microphysiological </w:delText>
        </w:r>
      </w:del>
      <w:proofErr w:type="spellStart"/>
      <w:ins w:id="96" w:author="Estelle Park" w:date="2026-09-01T14:58:00Z" w16du:dateUtc="2026-09-01T18:58:00Z">
        <w:r w:rsidRPr="00003F8D">
          <w:t>microphysiological</w:t>
        </w:r>
        <w:proofErr w:type="spellEnd"/>
        <w:r w:rsidRPr="00003F8D">
          <w:t xml:space="preserve"> </w:t>
        </w:r>
      </w:ins>
      <w:r w:rsidRPr="00003F8D">
        <w:t xml:space="preserve">systems (“organ chips”) that model the human </w:t>
      </w:r>
      <w:del w:id="97" w:author="Estelle Park" w:date="2026-09-01T14:58:00Z" w16du:dateUtc="2026-09-01T18:58:00Z">
        <w:r w:rsidRPr="00003F8D" w:rsidDel="006F3591">
          <w:delText xml:space="preserve">intestine </w:delText>
        </w:r>
      </w:del>
      <w:ins w:id="98" w:author="Estelle Park" w:date="2026-09-02T10:54:00Z" w16du:dateUtc="2026-09-02T14:54:00Z">
        <w:r w:rsidR="00F0192D">
          <w:t>intestine</w:t>
        </w:r>
      </w:ins>
      <w:ins w:id="99" w:author="Estelle Park" w:date="2026-09-01T14:58:00Z" w16du:dateUtc="2026-09-01T18:58:00Z">
        <w:r w:rsidRPr="00003F8D">
          <w:t xml:space="preserve"> </w:t>
        </w:r>
      </w:ins>
      <w:r w:rsidRPr="00003F8D">
        <w:t xml:space="preserve">are increasingly used to </w:t>
      </w:r>
      <w:ins w:id="100" w:author="Estelle Park" w:date="2026-09-02T10:54:00Z" w16du:dateUtc="2026-09-02T14:54:00Z">
        <w:r w:rsidR="00F0192D">
          <w:t xml:space="preserve">study epithelial regeneration, differentiation, and responses to environmental stress, </w:t>
        </w:r>
      </w:ins>
      <w:del w:id="101" w:author="Estelle Park" w:date="2026-09-02T10:54:00Z" w16du:dateUtc="2026-09-02T14:54:00Z">
        <w:r w:rsidRPr="00003F8D" w:rsidDel="00F0192D">
          <w:delText xml:space="preserve">predict drug </w:delText>
        </w:r>
      </w:del>
      <w:del w:id="102" w:author="Estelle Park" w:date="2026-09-01T14:59:00Z" w16du:dateUtc="2026-09-01T18:59:00Z">
        <w:r w:rsidRPr="00003F8D" w:rsidDel="006F3591">
          <w:delText>absorption</w:delText>
        </w:r>
      </w:del>
      <w:del w:id="103" w:author="Estelle Park" w:date="2026-09-02T10:54:00Z" w16du:dateUtc="2026-09-02T14:54:00Z">
        <w:r w:rsidRPr="00003F8D" w:rsidDel="00F0192D">
          <w:delText xml:space="preserve">, </w:delText>
        </w:r>
      </w:del>
      <w:del w:id="104" w:author="Estelle Park" w:date="2026-09-01T14:59:00Z" w16du:dateUtc="2026-09-01T18:59:00Z">
        <w:r w:rsidRPr="00003F8D" w:rsidDel="006F3591">
          <w:delText>barrier failure, and disease</w:delText>
        </w:r>
      </w:del>
      <w:del w:id="105" w:author="Estelle Park" w:date="2026-09-02T10:54:00Z" w16du:dateUtc="2026-09-02T14:54:00Z">
        <w:r w:rsidRPr="00003F8D" w:rsidDel="00F0192D">
          <w:delText xml:space="preserve">, </w:delText>
        </w:r>
      </w:del>
      <w:r w:rsidRPr="00003F8D">
        <w:t xml:space="preserve">and evidence shows microgravity alters </w:t>
      </w:r>
      <w:ins w:id="106" w:author="Estelle Park" w:date="2026-09-02T10:54:00Z" w16du:dateUtc="2026-09-02T14:54:00Z">
        <w:r w:rsidR="00F0192D">
          <w:t>cellular organization</w:t>
        </w:r>
      </w:ins>
      <w:del w:id="107" w:author="Estelle Park" w:date="2026-09-01T14:59:00Z" w16du:dateUtc="2026-09-01T18:59:00Z">
        <w:r w:rsidRPr="00003F8D" w:rsidDel="006F3591">
          <w:delText>epithelial barrier</w:delText>
        </w:r>
      </w:del>
      <w:r w:rsidRPr="00003F8D">
        <w:t xml:space="preserve"> and regenerative </w:t>
      </w:r>
      <w:del w:id="108" w:author="Estelle Park" w:date="2026-09-01T14:59:00Z" w16du:dateUtc="2026-09-01T18:59:00Z">
        <w:r w:rsidRPr="00003F8D" w:rsidDel="006F3591">
          <w:delText xml:space="preserve">behavior </w:delText>
        </w:r>
      </w:del>
      <w:ins w:id="109" w:author="Estelle Park" w:date="2026-09-01T14:59:00Z" w16du:dateUtc="2026-09-01T18:59:00Z">
        <w:r w:rsidRPr="00003F8D">
          <w:t xml:space="preserve">capacity </w:t>
        </w:r>
      </w:ins>
      <w:r w:rsidRPr="00003F8D">
        <w:t>in ways relevant to both spaceflight health and ground</w:t>
      </w:r>
      <w:ins w:id="110" w:author="Estelle Park" w:date="2026-09-01T14:59:00Z" w16du:dateUtc="2026-09-01T18:59:00Z">
        <w:r w:rsidRPr="00003F8D">
          <w:t>-based</w:t>
        </w:r>
      </w:ins>
      <w:r w:rsidRPr="00003F8D">
        <w:t xml:space="preserve"> disease modeling. Sending these </w:t>
      </w:r>
      <w:del w:id="111" w:author="Estelle Park" w:date="2026-09-01T14:59:00Z" w16du:dateUtc="2026-09-01T18:59:00Z">
        <w:r w:rsidRPr="00003F8D" w:rsidDel="006F3591">
          <w:delText xml:space="preserve">chips </w:delText>
        </w:r>
      </w:del>
      <w:ins w:id="112" w:author="Estelle Park" w:date="2026-09-01T14:59:00Z" w16du:dateUtc="2026-09-01T18:59:00Z">
        <w:r w:rsidRPr="00003F8D">
          <w:t>mod</w:t>
        </w:r>
      </w:ins>
      <w:ins w:id="113" w:author="Estelle Park" w:date="2026-09-01T15:00:00Z" w16du:dateUtc="2026-09-01T19:00:00Z">
        <w:r w:rsidRPr="00003F8D">
          <w:t>els</w:t>
        </w:r>
      </w:ins>
      <w:ins w:id="114" w:author="Estelle Park" w:date="2026-09-01T14:59:00Z" w16du:dateUtc="2026-09-01T18:59:00Z">
        <w:r w:rsidRPr="00003F8D">
          <w:t xml:space="preserve"> </w:t>
        </w:r>
      </w:ins>
      <w:r w:rsidRPr="00003F8D">
        <w:t xml:space="preserve">to the International Space Station is slow and costly, and late hardware failures waste scarce research dollars. This project develops and validates a low-cost, reusable suborbital flight platform that lets investigators screen and de-risk </w:t>
      </w:r>
      <w:del w:id="115" w:author="Estelle Park" w:date="2026-09-01T15:00:00Z" w16du:dateUtc="2026-09-01T19:00:00Z">
        <w:r w:rsidRPr="00003F8D" w:rsidDel="006F3591">
          <w:delText>intestinal chip</w:delText>
        </w:r>
      </w:del>
      <w:ins w:id="116" w:author="Estelle Park" w:date="2026-09-01T15:00:00Z" w16du:dateUtc="2026-09-01T19:00:00Z">
        <w:r w:rsidRPr="00003F8D">
          <w:t>organoid</w:t>
        </w:r>
      </w:ins>
      <w:r w:rsidRPr="00003F8D">
        <w:t xml:space="preserve"> </w:t>
      </w:r>
      <w:ins w:id="117" w:author="Estelle Park" w:date="2026-09-02T10:55:00Z" w16du:dateUtc="2026-09-02T14:55:00Z">
        <w:r w:rsidR="00F0192D">
          <w:t xml:space="preserve">chip </w:t>
        </w:r>
      </w:ins>
      <w:r w:rsidRPr="00003F8D">
        <w:t>experiments — capturing the first seconds-to-minutes of the microgravity response and the tissue's post-flight regenerative capacity — before committing to an orbital campaign.</w:t>
      </w:r>
    </w:p>
    <w:p w14:paraId="32013038" w14:textId="77777777" w:rsidR="00472E3A" w:rsidRPr="00003F8D" w:rsidRDefault="00000000">
      <w:pPr>
        <w:spacing w:line="240" w:lineRule="auto"/>
        <w:pPrChange w:id="118" w:author="Estelle Park" w:date="2026-09-01T15:35:00Z" w16du:dateUtc="2026-09-01T19:35:00Z">
          <w:pPr/>
        </w:pPrChange>
      </w:pPr>
      <w:r w:rsidRPr="00003F8D">
        <w:br w:type="page"/>
      </w:r>
    </w:p>
    <w:p w14:paraId="72A3A497" w14:textId="77777777" w:rsidR="00472E3A" w:rsidRPr="00003F8D" w:rsidRDefault="00000000">
      <w:pPr>
        <w:spacing w:before="40" w:line="240" w:lineRule="auto"/>
        <w:pPrChange w:id="119" w:author="Estelle Park" w:date="2026-09-01T15:35:00Z" w16du:dateUtc="2026-09-01T19:35:00Z">
          <w:pPr>
            <w:spacing w:before="40" w:after="120"/>
          </w:pPr>
        </w:pPrChange>
      </w:pPr>
      <w:bookmarkStart w:id="120" w:name="OLE_LINK1"/>
      <w:r w:rsidRPr="00003F8D">
        <w:rPr>
          <w:b/>
          <w:color w:val="0A3D7C"/>
          <w:rPrChange w:id="121" w:author="Estelle Park" w:date="2026-09-01T15:35:00Z" w16du:dateUtc="2026-09-01T19:35:00Z">
            <w:rPr>
              <w:b/>
              <w:color w:val="0A3D7C"/>
              <w:sz w:val="26"/>
            </w:rPr>
          </w:rPrChange>
        </w:rPr>
        <w:lastRenderedPageBreak/>
        <w:t>Specific Aims</w:t>
      </w:r>
    </w:p>
    <w:p w14:paraId="0AEE234E" w14:textId="79CD6960" w:rsidR="00472E3A" w:rsidRPr="00003F8D" w:rsidRDefault="00000000">
      <w:pPr>
        <w:spacing w:line="240" w:lineRule="auto"/>
        <w:pPrChange w:id="122" w:author="Estelle Park" w:date="2026-09-01T15:35:00Z" w16du:dateUtc="2026-09-01T19:35:00Z">
          <w:pPr>
            <w:spacing w:after="120"/>
          </w:pPr>
        </w:pPrChange>
      </w:pPr>
      <w:del w:id="123" w:author="Estelle Park" w:date="2026-09-01T15:05:00Z" w16du:dateUtc="2026-09-01T19:05:00Z">
        <w:r w:rsidRPr="00003F8D" w:rsidDel="00BC3BF0">
          <w:delText>Microphysiological systems</w:delText>
        </w:r>
      </w:del>
      <w:ins w:id="124" w:author="Estelle Park" w:date="2026-09-01T15:05:00Z" w16du:dateUtc="2026-09-01T19:05:00Z">
        <w:r w:rsidR="00BC3BF0" w:rsidRPr="00003F8D">
          <w:t xml:space="preserve">Human organoid models and </w:t>
        </w:r>
      </w:ins>
      <w:proofErr w:type="spellStart"/>
      <w:ins w:id="125" w:author="Estelle Park" w:date="2026-09-01T15:07:00Z" w16du:dateUtc="2026-09-01T19:07:00Z">
        <w:r w:rsidR="00BC3BF0" w:rsidRPr="00003F8D">
          <w:t>microphysiological</w:t>
        </w:r>
        <w:proofErr w:type="spellEnd"/>
        <w:r w:rsidR="00BC3BF0" w:rsidRPr="00003F8D">
          <w:t xml:space="preserve"> systems (</w:t>
        </w:r>
      </w:ins>
      <w:ins w:id="126" w:author="Estelle Park" w:date="2026-09-01T15:05:00Z" w16du:dateUtc="2026-09-01T19:05:00Z">
        <w:r w:rsidR="00BC3BF0" w:rsidRPr="00003F8D">
          <w:t>MPS</w:t>
        </w:r>
      </w:ins>
      <w:ins w:id="127" w:author="Estelle Park" w:date="2026-09-01T15:07:00Z" w16du:dateUtc="2026-09-01T19:07:00Z">
        <w:r w:rsidR="00BC3BF0" w:rsidRPr="00003F8D">
          <w:t>)</w:t>
        </w:r>
      </w:ins>
      <w:r w:rsidRPr="00003F8D">
        <w:t xml:space="preserve"> now underpin NIH efforts to </w:t>
      </w:r>
      <w:ins w:id="128" w:author="Estelle Park" w:date="2026-09-01T15:06:00Z" w16du:dateUtc="2026-09-01T19:06:00Z">
        <w:r w:rsidR="00BC3BF0" w:rsidRPr="00003F8D">
          <w:t>improve the physiological relevance of preclinical research</w:t>
        </w:r>
      </w:ins>
      <w:ins w:id="129" w:author="Estelle Park" w:date="2026-09-01T15:07:00Z" w16du:dateUtc="2026-09-01T19:07:00Z">
        <w:r w:rsidR="00BC3BF0" w:rsidRPr="00003F8D">
          <w:t xml:space="preserve"> [</w:t>
        </w:r>
        <w:r w:rsidR="00BC3BF0" w:rsidRPr="00003F8D">
          <w:rPr>
            <w:highlight w:val="yellow"/>
          </w:rPr>
          <w:t>refs</w:t>
        </w:r>
        <w:r w:rsidR="00BC3BF0" w:rsidRPr="00003F8D">
          <w:t>]</w:t>
        </w:r>
      </w:ins>
      <w:del w:id="130" w:author="Estelle Park" w:date="2026-09-01T15:06:00Z" w16du:dateUtc="2026-09-01T19:06:00Z">
        <w:r w:rsidRPr="00003F8D" w:rsidDel="00BC3BF0">
          <w:delText>replace poorly predictive animal models</w:delText>
        </w:r>
      </w:del>
      <w:r w:rsidRPr="00003F8D">
        <w:t xml:space="preserve">, and the NCATS/NIBIB Tissue Chips in Space program established that microgravity </w:t>
      </w:r>
      <w:proofErr w:type="gramStart"/>
      <w:ins w:id="131" w:author="Estelle Park" w:date="2026-09-01T15:06:00Z" w16du:dateUtc="2026-09-01T19:06:00Z">
        <w:r w:rsidR="00BC3BF0" w:rsidRPr="00003F8D">
          <w:t>can</w:t>
        </w:r>
        <w:proofErr w:type="gramEnd"/>
        <w:r w:rsidR="00BC3BF0" w:rsidRPr="00003F8D">
          <w:t xml:space="preserve"> </w:t>
        </w:r>
      </w:ins>
      <w:r w:rsidRPr="00003F8D">
        <w:t>alter</w:t>
      </w:r>
      <w:del w:id="132" w:author="Estelle Park" w:date="2026-09-01T15:06:00Z" w16du:dateUtc="2026-09-01T19:06:00Z">
        <w:r w:rsidRPr="00003F8D" w:rsidDel="00BC3BF0">
          <w:delText>s</w:delText>
        </w:r>
      </w:del>
      <w:r w:rsidRPr="00003F8D">
        <w:t xml:space="preserve"> </w:t>
      </w:r>
      <w:del w:id="133" w:author="Estelle Park" w:date="2026-09-01T15:06:00Z" w16du:dateUtc="2026-09-01T19:06:00Z">
        <w:r w:rsidRPr="00003F8D" w:rsidDel="00BC3BF0">
          <w:delText xml:space="preserve">MPS </w:delText>
        </w:r>
      </w:del>
      <w:ins w:id="134" w:author="Estelle Park" w:date="2026-09-01T15:06:00Z" w16du:dateUtc="2026-09-01T19:06:00Z">
        <w:r w:rsidR="00BC3BF0" w:rsidRPr="00003F8D">
          <w:t xml:space="preserve">human tissue organization and </w:t>
        </w:r>
      </w:ins>
      <w:del w:id="135" w:author="Estelle Park" w:date="2026-09-01T15:07:00Z" w16du:dateUtc="2026-09-01T19:07:00Z">
        <w:r w:rsidRPr="00003F8D" w:rsidDel="00BC3BF0">
          <w:delText xml:space="preserve">barrier </w:delText>
        </w:r>
      </w:del>
      <w:r w:rsidRPr="00003F8D">
        <w:t>function</w:t>
      </w:r>
      <w:ins w:id="136" w:author="Estelle Park" w:date="2026-09-01T15:07:00Z" w16du:dateUtc="2026-09-01T19:07:00Z">
        <w:r w:rsidR="00BC3BF0" w:rsidRPr="00003F8D">
          <w:t xml:space="preserve"> [</w:t>
        </w:r>
        <w:r w:rsidR="00BC3BF0" w:rsidRPr="00003F8D">
          <w:rPr>
            <w:highlight w:val="yellow"/>
            <w:rPrChange w:id="137" w:author="Estelle Park" w:date="2026-09-01T15:35:00Z" w16du:dateUtc="2026-09-01T19:35:00Z">
              <w:rPr/>
            </w:rPrChange>
          </w:rPr>
          <w:t>refs</w:t>
        </w:r>
        <w:r w:rsidR="00BC3BF0" w:rsidRPr="00003F8D">
          <w:t>]</w:t>
        </w:r>
      </w:ins>
      <w:del w:id="138" w:author="Estelle Park" w:date="2026-09-01T15:06:00Z" w16du:dateUtc="2026-09-01T19:06:00Z">
        <w:r w:rsidRPr="00003F8D" w:rsidDel="00BC3BF0">
          <w:delText xml:space="preserve"> and tissue organizatio</w:delText>
        </w:r>
      </w:del>
      <w:del w:id="139" w:author="Estelle Park" w:date="2026-09-01T15:07:00Z" w16du:dateUtc="2026-09-01T19:07:00Z">
        <w:r w:rsidRPr="00003F8D" w:rsidDel="00BC3BF0">
          <w:delText>n</w:delText>
        </w:r>
      </w:del>
      <w:r w:rsidRPr="00003F8D">
        <w:t xml:space="preserve">. </w:t>
      </w:r>
      <w:del w:id="140" w:author="Estelle Park" w:date="2026-09-01T15:07:00Z" w16du:dateUtc="2026-09-01T19:07:00Z">
        <w:r w:rsidRPr="00003F8D" w:rsidDel="00BC3BF0">
          <w:delText xml:space="preserve">But </w:delText>
        </w:r>
      </w:del>
      <w:ins w:id="141" w:author="Estelle Park" w:date="2026-09-01T15:07:00Z" w16du:dateUtc="2026-09-01T19:07:00Z">
        <w:r w:rsidR="00BC3BF0" w:rsidRPr="00003F8D">
          <w:t xml:space="preserve">However, </w:t>
        </w:r>
      </w:ins>
      <w:r w:rsidRPr="00003F8D">
        <w:t xml:space="preserve">the </w:t>
      </w:r>
      <w:ins w:id="142" w:author="Estelle Park" w:date="2026-09-01T15:07:00Z" w16du:dateUtc="2026-09-01T19:07:00Z">
        <w:r w:rsidR="00BC3BF0" w:rsidRPr="00003F8D">
          <w:t>International Space Station (</w:t>
        </w:r>
      </w:ins>
      <w:del w:id="143" w:author="Estelle Park" w:date="2026-09-01T15:07:00Z" w16du:dateUtc="2026-09-01T19:07:00Z">
        <w:r w:rsidRPr="00003F8D" w:rsidDel="00BC3BF0">
          <w:delText xml:space="preserve">only routinely used microgravity environment for this work is the </w:delText>
        </w:r>
      </w:del>
      <w:r w:rsidRPr="00003F8D">
        <w:t>ISS</w:t>
      </w:r>
      <w:ins w:id="144" w:author="Estelle Park" w:date="2026-09-01T15:07:00Z" w16du:dateUtc="2026-09-01T19:07:00Z">
        <w:r w:rsidR="00BC3BF0" w:rsidRPr="00003F8D">
          <w:t>)</w:t>
        </w:r>
      </w:ins>
      <w:ins w:id="145" w:author="Estelle Park" w:date="2026-09-01T15:08:00Z" w16du:dateUtc="2026-09-01T19:08:00Z">
        <w:r w:rsidR="00BC3BF0" w:rsidRPr="00003F8D">
          <w:t xml:space="preserve"> remains the principal microgravity environment for this work. Its cost, </w:t>
        </w:r>
      </w:ins>
      <w:del w:id="146" w:author="Estelle Park" w:date="2026-09-01T15:08:00Z" w16du:dateUtc="2026-09-01T19:08:00Z">
        <w:r w:rsidRPr="00003F8D" w:rsidDel="00BC3BF0">
          <w:delText xml:space="preserve">: a platform whose cost, </w:delText>
        </w:r>
      </w:del>
      <w:r w:rsidRPr="00003F8D">
        <w:t>multi-year cadence, and launch</w:t>
      </w:r>
      <w:ins w:id="147" w:author="Estelle Park" w:date="2026-09-01T15:08:00Z" w16du:dateUtc="2026-09-01T19:08:00Z">
        <w:r w:rsidR="00BC3BF0" w:rsidRPr="00003F8D">
          <w:t xml:space="preserve"> and return</w:t>
        </w:r>
      </w:ins>
      <w:del w:id="148" w:author="Estelle Park" w:date="2026-09-01T15:08:00Z" w16du:dateUtc="2026-09-01T19:08:00Z">
        <w:r w:rsidRPr="00003F8D" w:rsidDel="00BC3BF0">
          <w:delText>/transit</w:delText>
        </w:r>
      </w:del>
      <w:ins w:id="149" w:author="Estelle Park" w:date="2026-09-01T15:08:00Z" w16du:dateUtc="2026-09-01T19:08:00Z">
        <w:r w:rsidR="00BC3BF0" w:rsidRPr="00003F8D">
          <w:t xml:space="preserve"> constraints make it impractical to screen</w:t>
        </w:r>
      </w:ins>
      <w:del w:id="150" w:author="Estelle Park" w:date="2026-09-01T15:08:00Z" w16du:dateUtc="2026-09-01T19:08:00Z">
        <w:r w:rsidRPr="00003F8D" w:rsidDel="00BC3BF0">
          <w:delText xml:space="preserve"> lag make it impossible to cheaply screen</w:delText>
        </w:r>
      </w:del>
      <w:ins w:id="151" w:author="Estelle Park" w:date="2026-09-01T15:08:00Z" w16du:dateUtc="2026-09-01T19:08:00Z">
        <w:r w:rsidR="00BC3BF0" w:rsidRPr="00003F8D">
          <w:t xml:space="preserve"> payload</w:t>
        </w:r>
      </w:ins>
      <w:r w:rsidRPr="00003F8D">
        <w:t xml:space="preserve"> hardware, </w:t>
      </w:r>
      <w:del w:id="152" w:author="Estelle Park" w:date="2026-09-01T15:09:00Z" w16du:dateUtc="2026-09-01T19:09:00Z">
        <w:r w:rsidRPr="00003F8D" w:rsidDel="00BC3BF0">
          <w:delText xml:space="preserve">and impossible to </w:delText>
        </w:r>
      </w:del>
      <w:r w:rsidRPr="00003F8D">
        <w:t>isolate the earliest seconds-to-minutes of the microgravity (µg) response</w:t>
      </w:r>
      <w:ins w:id="153" w:author="Estelle Park" w:date="2026-09-01T15:09:00Z" w16du:dateUtc="2026-09-01T19:09:00Z">
        <w:r w:rsidR="00BC3BF0" w:rsidRPr="00003F8D">
          <w:t>,</w:t>
        </w:r>
      </w:ins>
      <w:r w:rsidRPr="00003F8D">
        <w:t xml:space="preserve"> </w:t>
      </w:r>
      <w:del w:id="154" w:author="Estelle Park" w:date="2026-09-01T15:09:00Z" w16du:dateUtc="2026-09-01T19:09:00Z">
        <w:r w:rsidRPr="00003F8D" w:rsidDel="00BC3BF0">
          <w:delText xml:space="preserve">— </w:delText>
        </w:r>
      </w:del>
      <w:r w:rsidRPr="00003F8D">
        <w:t xml:space="preserve">the onset window where </w:t>
      </w:r>
      <w:proofErr w:type="spellStart"/>
      <w:r w:rsidRPr="00003F8D">
        <w:t>gravisensing</w:t>
      </w:r>
      <w:proofErr w:type="spellEnd"/>
      <w:r w:rsidRPr="00003F8D">
        <w:t xml:space="preserve"> and fluid-shift signaling initiate. Just as importantly, ISS makes it operationally hard to interrogate what happens to the tissue on return: recovering intact epithelium quickly and measuring its regenerative capacity. Investigators therefore fly expensive orbital payloads with un-screened hardware and no onset or recovery </w:t>
      </w:r>
      <w:proofErr w:type="gramStart"/>
      <w:r w:rsidRPr="00003F8D">
        <w:t>baseline, and</w:t>
      </w:r>
      <w:proofErr w:type="gramEnd"/>
      <w:r w:rsidRPr="00003F8D">
        <w:t xml:space="preserve"> absorb late-stage failures.</w:t>
      </w:r>
    </w:p>
    <w:p w14:paraId="6CCD10C5" w14:textId="4E4588E1" w:rsidR="00472E3A" w:rsidRPr="00003F8D" w:rsidRDefault="00000000">
      <w:pPr>
        <w:spacing w:line="240" w:lineRule="auto"/>
        <w:pPrChange w:id="155" w:author="Estelle Park" w:date="2026-09-01T15:35:00Z" w16du:dateUtc="2026-09-01T19:35:00Z">
          <w:pPr>
            <w:spacing w:after="120"/>
          </w:pPr>
        </w:pPrChange>
      </w:pPr>
      <w:r w:rsidRPr="00003F8D">
        <w:rPr>
          <w:b/>
          <w:bCs/>
          <w:rPrChange w:id="156" w:author="Estelle Park" w:date="2026-09-01T15:35:00Z" w16du:dateUtc="2026-09-01T19:35:00Z">
            <w:rPr/>
          </w:rPrChange>
        </w:rPr>
        <w:t>We propose to close this gap with a reusable suborbital screening platform.</w:t>
      </w:r>
      <w:r w:rsidRPr="00003F8D">
        <w:t xml:space="preserve"> Exos Aerospace operates BLK3, an FAA-licensed reusable suborbital vehicle that delivers </w:t>
      </w:r>
      <w:del w:id="157" w:author="Estelle Park" w:date="2026-09-01T15:14:00Z" w16du:dateUtc="2026-09-01T19:14:00Z">
        <w:r w:rsidRPr="00003F8D" w:rsidDel="00516C17">
          <w:delText>~</w:delText>
        </w:r>
      </w:del>
      <w:ins w:id="158" w:author="Estelle Park" w:date="2026-09-01T15:14:00Z" w16du:dateUtc="2026-09-01T19:14:00Z">
        <w:r w:rsidR="00516C17" w:rsidRPr="00003F8D">
          <w:t xml:space="preserve">approximately </w:t>
        </w:r>
      </w:ins>
      <w:r w:rsidRPr="00003F8D">
        <w:t xml:space="preserve">3–4 minutes of recoverable microgravity with full payload return and rapid turnaround </w:t>
      </w:r>
      <w:del w:id="159" w:author="Estelle Park" w:date="2026-09-01T15:14:00Z" w16du:dateUtc="2026-09-01T19:14:00Z">
        <w:r w:rsidRPr="00003F8D" w:rsidDel="00516C17">
          <w:delText xml:space="preserve">— </w:delText>
        </w:r>
      </w:del>
      <w:r w:rsidRPr="00003F8D">
        <w:t xml:space="preserve">at a fraction of ISS cost and lead time. Teamed with the Purdue </w:t>
      </w:r>
      <w:del w:id="160" w:author="Estelle Park" w:date="2026-09-01T15:15:00Z" w16du:dateUtc="2026-09-01T19:15:00Z">
        <w:r w:rsidRPr="00003F8D" w:rsidDel="00990050">
          <w:delText>intestinal-MPS</w:delText>
        </w:r>
      </w:del>
      <w:ins w:id="161" w:author="Estelle Park" w:date="2026-09-02T11:02:00Z" w16du:dateUtc="2026-09-02T15:02:00Z">
        <w:r w:rsidR="005D5242">
          <w:t>organoids-on-a-chip</w:t>
        </w:r>
      </w:ins>
      <w:r w:rsidRPr="00003F8D">
        <w:t xml:space="preserve"> laboratory of Prof. Estelle Park </w:t>
      </w:r>
      <w:del w:id="162" w:author="Estelle Park" w:date="2026-09-01T15:15:00Z" w16du:dateUtc="2026-09-01T19:15:00Z">
        <w:r w:rsidRPr="00003F8D" w:rsidDel="00990050">
          <w:delText xml:space="preserve">(MPS / organ-on-chip; intestinal &amp; hepatic organoids) </w:delText>
        </w:r>
      </w:del>
      <w:r w:rsidRPr="00003F8D">
        <w:t xml:space="preserve">and Exos's suborbital flight and experiment methods, we will build and validate the platform and generate the first quantitative </w:t>
      </w:r>
      <w:del w:id="163" w:author="Estelle Park" w:date="2026-09-01T15:15:00Z" w16du:dateUtc="2026-09-01T19:15:00Z">
        <w:r w:rsidRPr="00003F8D" w:rsidDel="00990050">
          <w:delText>intestinal-MPS</w:delText>
        </w:r>
      </w:del>
      <w:ins w:id="164" w:author="Estelle Park" w:date="2026-09-02T11:02:00Z" w16du:dateUtc="2026-09-02T15:02:00Z">
        <w:r w:rsidR="005D5242">
          <w:t>intestinal</w:t>
        </w:r>
      </w:ins>
      <w:ins w:id="165" w:author="Estelle Park" w:date="2026-09-01T15:15:00Z" w16du:dateUtc="2026-09-01T19:15:00Z">
        <w:r w:rsidR="00990050" w:rsidRPr="00003F8D">
          <w:t xml:space="preserve"> or</w:t>
        </w:r>
      </w:ins>
      <w:ins w:id="166" w:author="Estelle Park" w:date="2026-09-01T15:16:00Z" w16du:dateUtc="2026-09-01T19:16:00Z">
        <w:r w:rsidR="00990050" w:rsidRPr="00003F8D">
          <w:t>ganoid</w:t>
        </w:r>
      </w:ins>
      <w:r w:rsidRPr="00003F8D">
        <w:t xml:space="preserve"> </w:t>
      </w:r>
      <w:ins w:id="167" w:author="Estelle Park" w:date="2026-09-02T11:02:00Z" w16du:dateUtc="2026-09-02T15:02:00Z">
        <w:r w:rsidR="005D5242">
          <w:t xml:space="preserve">chip </w:t>
        </w:r>
      </w:ins>
      <w:r w:rsidRPr="00003F8D">
        <w:t xml:space="preserve">onset-and-recovery dataset. </w:t>
      </w:r>
      <w:ins w:id="168" w:author="Estelle Park" w:date="2026-09-02T11:02:00Z" w16du:dateUtc="2026-09-02T15:02:00Z">
        <w:r w:rsidR="005D5242">
          <w:t>Human small intestinal</w:t>
        </w:r>
      </w:ins>
      <w:ins w:id="169" w:author="Estelle Park" w:date="2026-09-01T15:16:00Z" w16du:dateUtc="2026-09-01T19:16:00Z">
        <w:r w:rsidR="00990050" w:rsidRPr="00003F8D">
          <w:t xml:space="preserve"> organoids</w:t>
        </w:r>
      </w:ins>
      <w:ins w:id="170" w:author="Estelle Park" w:date="2026-09-02T11:02:00Z" w16du:dateUtc="2026-09-02T15:02:00Z">
        <w:r w:rsidR="005D5242">
          <w:t xml:space="preserve"> (</w:t>
        </w:r>
        <w:proofErr w:type="spellStart"/>
        <w:r w:rsidR="005D5242">
          <w:t>e</w:t>
        </w:r>
      </w:ins>
      <w:ins w:id="171" w:author="Estelle Park" w:date="2026-09-02T11:03:00Z" w16du:dateUtc="2026-09-02T15:03:00Z">
        <w:r w:rsidR="005D5242">
          <w:t>nteroids</w:t>
        </w:r>
        <w:proofErr w:type="spellEnd"/>
        <w:r w:rsidR="005D5242">
          <w:t>)</w:t>
        </w:r>
      </w:ins>
      <w:ins w:id="172" w:author="Estelle Park" w:date="2026-09-01T15:16:00Z" w16du:dateUtc="2026-09-01T19:16:00Z">
        <w:r w:rsidR="00990050" w:rsidRPr="00003F8D">
          <w:t xml:space="preserve"> will </w:t>
        </w:r>
      </w:ins>
      <w:ins w:id="173" w:author="Estelle Park" w:date="2026-09-02T11:04:00Z" w16du:dateUtc="2026-09-02T15:04:00Z">
        <w:r w:rsidR="005D5242">
          <w:t xml:space="preserve">be used to </w:t>
        </w:r>
      </w:ins>
      <w:ins w:id="174" w:author="Estelle Park" w:date="2026-09-01T15:16:00Z" w16du:dateUtc="2026-09-01T19:16:00Z">
        <w:r w:rsidR="00990050" w:rsidRPr="00003F8D">
          <w:t xml:space="preserve">test </w:t>
        </w:r>
      </w:ins>
      <w:ins w:id="175" w:author="Estelle Park" w:date="2026-09-02T11:03:00Z" w16du:dateUtc="2026-09-02T15:03:00Z">
        <w:r w:rsidR="005D5242">
          <w:t>post-flight survival</w:t>
        </w:r>
      </w:ins>
      <w:ins w:id="176" w:author="Estelle Park" w:date="2026-09-02T11:04:00Z" w16du:dateUtc="2026-09-02T15:04:00Z">
        <w:r w:rsidR="005D5242">
          <w:t xml:space="preserve">, </w:t>
        </w:r>
      </w:ins>
      <w:ins w:id="177" w:author="Estelle Park" w:date="2026-09-02T11:03:00Z" w16du:dateUtc="2026-09-02T15:03:00Z">
        <w:r w:rsidR="005D5242">
          <w:t xml:space="preserve">organoid-forming capacity, </w:t>
        </w:r>
      </w:ins>
      <w:ins w:id="178" w:author="Estelle Park" w:date="2026-09-02T11:04:00Z" w16du:dateUtc="2026-09-02T15:04:00Z">
        <w:r w:rsidR="005D5242">
          <w:t>restoration of e</w:t>
        </w:r>
      </w:ins>
      <w:ins w:id="179" w:author="Estelle Park" w:date="2026-09-02T11:03:00Z" w16du:dateUtc="2026-09-02T15:03:00Z">
        <w:r w:rsidR="005D5242">
          <w:t xml:space="preserve">pithelial composition, and </w:t>
        </w:r>
      </w:ins>
      <w:ins w:id="180" w:author="Estelle Park" w:date="2026-09-02T11:04:00Z" w16du:dateUtc="2026-09-02T15:04:00Z">
        <w:r w:rsidR="005D5242">
          <w:t xml:space="preserve">recovery of </w:t>
        </w:r>
      </w:ins>
      <w:ins w:id="181" w:author="Estelle Park" w:date="2026-09-02T11:03:00Z" w16du:dateUtc="2026-09-02T15:03:00Z">
        <w:r w:rsidR="005D5242">
          <w:t xml:space="preserve">barrier </w:t>
        </w:r>
      </w:ins>
      <w:ins w:id="182" w:author="Estelle Park" w:date="2026-09-02T11:04:00Z" w16du:dateUtc="2026-09-02T15:04:00Z">
        <w:r w:rsidR="005D5242">
          <w:t>integrity</w:t>
        </w:r>
      </w:ins>
      <w:ins w:id="183" w:author="Estelle Park" w:date="2026-09-02T11:03:00Z" w16du:dateUtc="2026-09-02T15:03:00Z">
        <w:r w:rsidR="005D5242">
          <w:t xml:space="preserve">. </w:t>
        </w:r>
      </w:ins>
      <w:r w:rsidRPr="00003F8D">
        <w:t xml:space="preserve">Our </w:t>
      </w:r>
      <w:r w:rsidRPr="00003F8D">
        <w:rPr>
          <w:u w:val="single"/>
          <w:rPrChange w:id="184" w:author="Estelle Park" w:date="2026-09-01T15:35:00Z" w16du:dateUtc="2026-09-01T19:35:00Z">
            <w:rPr/>
          </w:rPrChange>
        </w:rPr>
        <w:t>central hypothesis</w:t>
      </w:r>
      <w:r w:rsidRPr="00003F8D">
        <w:t xml:space="preserve"> is that suborbital µg </w:t>
      </w:r>
      <w:ins w:id="185" w:author="Estelle Park" w:date="2026-09-01T15:18:00Z" w16du:dateUtc="2026-09-01T19:18:00Z">
        <w:r w:rsidR="00990050" w:rsidRPr="00003F8D">
          <w:t xml:space="preserve">induces </w:t>
        </w:r>
      </w:ins>
      <w:del w:id="186" w:author="Estelle Park" w:date="2026-09-01T15:18:00Z" w16du:dateUtc="2026-09-01T19:18:00Z">
        <w:r w:rsidRPr="00003F8D" w:rsidDel="00990050">
          <w:delText xml:space="preserve">reproducibly </w:delText>
        </w:r>
      </w:del>
      <w:ins w:id="187" w:author="Estelle Park" w:date="2026-09-01T15:18:00Z" w16du:dateUtc="2026-09-01T19:18:00Z">
        <w:r w:rsidR="00990050" w:rsidRPr="00003F8D">
          <w:t xml:space="preserve">reproducible </w:t>
        </w:r>
      </w:ins>
      <w:del w:id="188" w:author="Estelle Park" w:date="2026-09-01T15:18:00Z" w16du:dateUtc="2026-09-01T19:18:00Z">
        <w:r w:rsidRPr="00003F8D" w:rsidDel="00990050">
          <w:delText xml:space="preserve">and measurably </w:delText>
        </w:r>
      </w:del>
      <w:del w:id="189" w:author="Estelle Park" w:date="2026-09-01T15:16:00Z" w16du:dateUtc="2026-09-01T19:16:00Z">
        <w:r w:rsidRPr="00003F8D" w:rsidDel="00990050">
          <w:delText xml:space="preserve">perturbs </w:delText>
        </w:r>
      </w:del>
      <w:ins w:id="190" w:author="Estelle Park" w:date="2026-09-01T15:18:00Z" w16du:dateUtc="2026-09-01T19:18:00Z">
        <w:r w:rsidR="00990050" w:rsidRPr="00003F8D">
          <w:t>changes in cellular</w:t>
        </w:r>
      </w:ins>
      <w:ins w:id="191" w:author="Estelle Park" w:date="2026-09-02T11:05:00Z" w16du:dateUtc="2026-09-02T15:05:00Z">
        <w:r w:rsidR="00683442">
          <w:t xml:space="preserve"> cytoskeletal </w:t>
        </w:r>
      </w:ins>
      <w:ins w:id="192" w:author="Estelle Park" w:date="2026-09-01T15:18:00Z" w16du:dateUtc="2026-09-01T19:18:00Z">
        <w:r w:rsidR="00990050" w:rsidRPr="00003F8D">
          <w:t>organization</w:t>
        </w:r>
      </w:ins>
      <w:ins w:id="193" w:author="Estelle Park" w:date="2026-09-01T15:17:00Z" w16du:dateUtc="2026-09-01T19:17:00Z">
        <w:r w:rsidR="00990050" w:rsidRPr="00003F8D">
          <w:t xml:space="preserve"> </w:t>
        </w:r>
      </w:ins>
      <w:del w:id="194" w:author="Estelle Park" w:date="2026-09-01T15:17:00Z" w16du:dateUtc="2026-09-01T19:17:00Z">
        <w:r w:rsidRPr="00003F8D" w:rsidDel="00990050">
          <w:delText xml:space="preserve">intestinal epithelial barrier </w:delText>
        </w:r>
      </w:del>
      <w:r w:rsidRPr="00003F8D">
        <w:t xml:space="preserve">and </w:t>
      </w:r>
      <w:proofErr w:type="spellStart"/>
      <w:r w:rsidRPr="00003F8D">
        <w:t>mechanotransduction</w:t>
      </w:r>
      <w:proofErr w:type="spellEnd"/>
      <w:r w:rsidRPr="00003F8D">
        <w:t xml:space="preserve"> </w:t>
      </w:r>
      <w:ins w:id="195" w:author="Estelle Park" w:date="2026-09-01T15:18:00Z" w16du:dateUtc="2026-09-01T19:18:00Z">
        <w:r w:rsidR="00990050" w:rsidRPr="00003F8D">
          <w:t>durin</w:t>
        </w:r>
      </w:ins>
      <w:ins w:id="196" w:author="Estelle Park" w:date="2026-09-01T15:19:00Z" w16du:dateUtc="2026-09-01T19:19:00Z">
        <w:r w:rsidR="00990050" w:rsidRPr="00003F8D">
          <w:t xml:space="preserve">g flight and that these early responses are associated with the timing and extent of post-flight </w:t>
        </w:r>
      </w:ins>
      <w:ins w:id="197" w:author="Estelle Park" w:date="2026-09-02T11:05:00Z" w16du:dateUtc="2026-09-02T15:05:00Z">
        <w:r w:rsidR="00683442">
          <w:t>epithelial regeneration</w:t>
        </w:r>
      </w:ins>
      <w:ins w:id="198" w:author="Estelle Park" w:date="2026-09-01T15:19:00Z" w16du:dateUtc="2026-09-01T19:19:00Z">
        <w:r w:rsidR="00990050" w:rsidRPr="00003F8D">
          <w:t xml:space="preserve">. Defining these responses will establish suborbital flight as a practical, low-cost platform for screening biological conditions and de-risking subsequent ISS studies. </w:t>
        </w:r>
      </w:ins>
      <w:del w:id="199" w:author="Estelle Park" w:date="2026-09-01T15:20:00Z" w16du:dateUtc="2026-09-01T19:20:00Z">
        <w:r w:rsidRPr="00003F8D" w:rsidDel="00990050">
          <w:delText xml:space="preserve">within the flight window, that intact recovery preserves a measurable regenerative response, and that these early and recovery responses predict outcomes relevant to a subsequent ISS campaign — making suborbital flight a valid, low-cost screen. </w:delText>
        </w:r>
      </w:del>
      <w:r w:rsidRPr="00003F8D">
        <w:t>We will pursue three aims:</w:t>
      </w:r>
    </w:p>
    <w:p w14:paraId="12094091" w14:textId="48CC00BC" w:rsidR="00472E3A" w:rsidRPr="00170A60" w:rsidDel="00DD7430" w:rsidRDefault="00000000">
      <w:pPr>
        <w:spacing w:before="160" w:line="240" w:lineRule="auto"/>
        <w:rPr>
          <w:del w:id="200" w:author="Estelle Park" w:date="2026-09-01T15:23:00Z" w16du:dateUtc="2026-09-01T19:23:00Z"/>
          <w:bCs/>
          <w:rPrChange w:id="201" w:author="Estelle Park" w:date="2026-09-02T11:07:00Z" w16du:dateUtc="2026-09-02T15:07:00Z">
            <w:rPr>
              <w:del w:id="202" w:author="Estelle Park" w:date="2026-09-01T15:23:00Z" w16du:dateUtc="2026-09-01T19:23:00Z"/>
            </w:rPr>
          </w:rPrChange>
        </w:rPr>
        <w:pPrChange w:id="203" w:author="Estelle Park" w:date="2026-09-01T15:35:00Z" w16du:dateUtc="2026-09-01T19:35:00Z">
          <w:pPr>
            <w:spacing w:before="160" w:after="60"/>
          </w:pPr>
        </w:pPrChange>
      </w:pPr>
      <w:del w:id="204" w:author="Estelle Park" w:date="2026-09-01T15:20:00Z" w16du:dateUtc="2026-09-01T19:20:00Z">
        <w:r w:rsidRPr="00003F8D" w:rsidDel="006009A4">
          <w:rPr>
            <w:b/>
            <w:color w:val="0A3D7C"/>
            <w:rPrChange w:id="205" w:author="Estelle Park" w:date="2026-09-01T15:35:00Z" w16du:dateUtc="2026-09-01T19:35:00Z">
              <w:rPr>
                <w:b/>
                <w:color w:val="0A3D7C"/>
                <w:sz w:val="23"/>
              </w:rPr>
            </w:rPrChange>
          </w:rPr>
          <w:delText xml:space="preserve">Aim </w:delText>
        </w:r>
      </w:del>
      <w:ins w:id="206" w:author="Estelle Park" w:date="2026-09-01T15:20:00Z" w16du:dateUtc="2026-09-01T19:20:00Z">
        <w:r w:rsidR="006009A4" w:rsidRPr="00003F8D">
          <w:rPr>
            <w:b/>
            <w:color w:val="0A3D7C"/>
            <w:rPrChange w:id="207" w:author="Estelle Park" w:date="2026-09-01T15:35:00Z" w16du:dateUtc="2026-09-01T19:35:00Z">
              <w:rPr>
                <w:b/>
                <w:color w:val="0A3D7C"/>
                <w:sz w:val="23"/>
              </w:rPr>
            </w:rPrChange>
          </w:rPr>
          <w:t xml:space="preserve">AIM </w:t>
        </w:r>
      </w:ins>
      <w:r w:rsidRPr="00003F8D">
        <w:rPr>
          <w:b/>
          <w:color w:val="0A3D7C"/>
          <w:rPrChange w:id="208" w:author="Estelle Park" w:date="2026-09-01T15:35:00Z" w16du:dateUtc="2026-09-01T19:35:00Z">
            <w:rPr>
              <w:b/>
              <w:color w:val="0A3D7C"/>
              <w:sz w:val="23"/>
            </w:rPr>
          </w:rPrChange>
        </w:rPr>
        <w:t>1</w:t>
      </w:r>
      <w:del w:id="209" w:author="Estelle Park" w:date="2026-09-01T15:20:00Z" w16du:dateUtc="2026-09-01T19:20:00Z">
        <w:r w:rsidRPr="00003F8D" w:rsidDel="006009A4">
          <w:rPr>
            <w:b/>
            <w:color w:val="0A3D7C"/>
            <w:rPrChange w:id="210" w:author="Estelle Park" w:date="2026-09-01T15:35:00Z" w16du:dateUtc="2026-09-01T19:35:00Z">
              <w:rPr>
                <w:b/>
                <w:color w:val="0A3D7C"/>
                <w:sz w:val="23"/>
              </w:rPr>
            </w:rPrChange>
          </w:rPr>
          <w:delText xml:space="preserve"> —</w:delText>
        </w:r>
      </w:del>
      <w:ins w:id="211" w:author="Estelle Park" w:date="2026-09-01T15:20:00Z" w16du:dateUtc="2026-09-01T19:20:00Z">
        <w:r w:rsidR="006009A4" w:rsidRPr="00003F8D">
          <w:rPr>
            <w:b/>
            <w:color w:val="0A3D7C"/>
            <w:rPrChange w:id="212" w:author="Estelle Park" w:date="2026-09-01T15:35:00Z" w16du:dateUtc="2026-09-01T19:35:00Z">
              <w:rPr>
                <w:b/>
                <w:color w:val="0A3D7C"/>
                <w:sz w:val="23"/>
              </w:rPr>
            </w:rPrChange>
          </w:rPr>
          <w:t>.</w:t>
        </w:r>
      </w:ins>
      <w:r w:rsidRPr="00003F8D">
        <w:rPr>
          <w:b/>
          <w:color w:val="0A3D7C"/>
          <w:rPrChange w:id="213" w:author="Estelle Park" w:date="2026-09-01T15:35:00Z" w16du:dateUtc="2026-09-01T19:35:00Z">
            <w:rPr>
              <w:b/>
              <w:color w:val="0A3D7C"/>
              <w:sz w:val="23"/>
            </w:rPr>
          </w:rPrChange>
        </w:rPr>
        <w:t xml:space="preserve"> Design and flight-qualify a recoverable </w:t>
      </w:r>
      <w:del w:id="214" w:author="Estelle Park" w:date="2026-09-01T19:48:00Z" w16du:dateUtc="2026-09-01T23:48:00Z">
        <w:r w:rsidRPr="00003F8D" w:rsidDel="00F3666D">
          <w:rPr>
            <w:b/>
            <w:color w:val="0A3D7C"/>
            <w:rPrChange w:id="215" w:author="Estelle Park" w:date="2026-09-01T15:35:00Z" w16du:dateUtc="2026-09-01T19:35:00Z">
              <w:rPr>
                <w:b/>
                <w:color w:val="0A3D7C"/>
                <w:sz w:val="23"/>
              </w:rPr>
            </w:rPrChange>
          </w:rPr>
          <w:delText>intestinal-MPS</w:delText>
        </w:r>
      </w:del>
      <w:ins w:id="216" w:author="Estelle Park" w:date="2026-09-01T19:48:00Z" w16du:dateUtc="2026-09-01T23:48:00Z">
        <w:r w:rsidR="00F3666D">
          <w:rPr>
            <w:b/>
            <w:color w:val="0A3D7C"/>
          </w:rPr>
          <w:t>organoid</w:t>
        </w:r>
      </w:ins>
      <w:r w:rsidRPr="00003F8D">
        <w:rPr>
          <w:b/>
          <w:color w:val="0A3D7C"/>
          <w:rPrChange w:id="217" w:author="Estelle Park" w:date="2026-09-01T15:35:00Z" w16du:dateUtc="2026-09-01T19:35:00Z">
            <w:rPr>
              <w:b/>
              <w:color w:val="0A3D7C"/>
              <w:sz w:val="23"/>
            </w:rPr>
          </w:rPrChange>
        </w:rPr>
        <w:t xml:space="preserve"> payload module for BLK3</w:t>
      </w:r>
      <w:del w:id="218" w:author="Estelle Park" w:date="2026-09-01T15:20:00Z" w16du:dateUtc="2026-09-01T19:20:00Z">
        <w:r w:rsidRPr="00003F8D" w:rsidDel="006009A4">
          <w:rPr>
            <w:b/>
            <w:color w:val="0A3D7C"/>
            <w:rPrChange w:id="219" w:author="Estelle Park" w:date="2026-09-01T15:35:00Z" w16du:dateUtc="2026-09-01T19:35:00Z">
              <w:rPr>
                <w:b/>
                <w:color w:val="0A3D7C"/>
                <w:sz w:val="23"/>
              </w:rPr>
            </w:rPrChange>
          </w:rPr>
          <w:delText>.</w:delText>
        </w:r>
      </w:del>
      <w:r w:rsidRPr="00003F8D">
        <w:rPr>
          <w:b/>
          <w:color w:val="0A3D7C"/>
          <w:rPrChange w:id="220" w:author="Estelle Park" w:date="2026-09-01T15:35:00Z" w16du:dateUtc="2026-09-01T19:35:00Z">
            <w:rPr>
              <w:b/>
              <w:color w:val="0A3D7C"/>
              <w:sz w:val="23"/>
            </w:rPr>
          </w:rPrChange>
        </w:rPr>
        <w:t xml:space="preserve"> (Exos lead)</w:t>
      </w:r>
      <w:ins w:id="221" w:author="Estelle Park" w:date="2026-09-01T15:20:00Z" w16du:dateUtc="2026-09-01T19:20:00Z">
        <w:r w:rsidR="006009A4" w:rsidRPr="00003F8D">
          <w:rPr>
            <w:b/>
            <w:color w:val="0A3D7C"/>
            <w:rPrChange w:id="222" w:author="Estelle Park" w:date="2026-09-01T15:35:00Z" w16du:dateUtc="2026-09-01T19:35:00Z">
              <w:rPr>
                <w:b/>
                <w:color w:val="0A3D7C"/>
                <w:sz w:val="23"/>
              </w:rPr>
            </w:rPrChange>
          </w:rPr>
          <w:t>.</w:t>
        </w:r>
      </w:ins>
      <w:ins w:id="223" w:author="Estelle Park" w:date="2026-09-01T15:23:00Z" w16du:dateUtc="2026-09-01T19:23:00Z">
        <w:r w:rsidR="00DD7430" w:rsidRPr="00003F8D">
          <w:rPr>
            <w:b/>
            <w:color w:val="0A3D7C"/>
            <w:rPrChange w:id="224" w:author="Estelle Park" w:date="2026-09-01T15:35:00Z" w16du:dateUtc="2026-09-01T19:35:00Z">
              <w:rPr>
                <w:b/>
                <w:color w:val="0A3D7C"/>
                <w:sz w:val="23"/>
              </w:rPr>
            </w:rPrChange>
          </w:rPr>
          <w:t xml:space="preserve"> </w:t>
        </w:r>
      </w:ins>
      <w:ins w:id="225" w:author="Estelle Park" w:date="2026-09-02T11:07:00Z" w16du:dateUtc="2026-09-02T15:07:00Z">
        <w:r w:rsidR="00170A60" w:rsidRPr="00170A60">
          <w:rPr>
            <w:bCs/>
            <w:color w:val="0A3D7C"/>
            <w:rPrChange w:id="226" w:author="Estelle Park" w:date="2026-09-02T11:07:00Z" w16du:dateUtc="2026-09-02T15:07:00Z">
              <w:rPr>
                <w:b/>
                <w:color w:val="0A3D7C"/>
              </w:rPr>
            </w:rPrChange>
          </w:rPr>
          <w:t xml:space="preserve">In </w:t>
        </w:r>
        <w:r w:rsidR="00170A60">
          <w:rPr>
            <w:b/>
            <w:color w:val="0A3D7C"/>
          </w:rPr>
          <w:t>Aim 1</w:t>
        </w:r>
        <w:r w:rsidR="00170A60">
          <w:rPr>
            <w:bCs/>
            <w:color w:val="0A3D7C"/>
          </w:rPr>
          <w:t xml:space="preserve">, we will </w:t>
        </w:r>
      </w:ins>
    </w:p>
    <w:p w14:paraId="07FEBCD7" w14:textId="030D4B9A" w:rsidR="00472E3A" w:rsidRPr="00003F8D" w:rsidRDefault="00000000" w:rsidP="00170A60">
      <w:pPr>
        <w:spacing w:before="160" w:line="240" w:lineRule="auto"/>
        <w:pPrChange w:id="227" w:author="Estelle Park" w:date="2026-09-02T11:07:00Z" w16du:dateUtc="2026-09-02T15:07:00Z">
          <w:pPr>
            <w:spacing w:after="80"/>
          </w:pPr>
        </w:pPrChange>
      </w:pPr>
      <w:del w:id="228" w:author="Estelle Park" w:date="2026-09-02T11:07:00Z" w16du:dateUtc="2026-09-02T15:07:00Z">
        <w:r w:rsidRPr="00003F8D" w:rsidDel="00170A60">
          <w:delText>D</w:delText>
        </w:r>
      </w:del>
      <w:ins w:id="229" w:author="Estelle Park" w:date="2026-09-02T11:07:00Z" w16du:dateUtc="2026-09-02T15:07:00Z">
        <w:r w:rsidR="00170A60">
          <w:rPr>
            <w:bCs/>
          </w:rPr>
          <w:t>d</w:t>
        </w:r>
      </w:ins>
      <w:r w:rsidRPr="00003F8D">
        <w:t xml:space="preserve">evelop a standardized payload module providing perfusion, thermal control, and gas exchange for a perfused </w:t>
      </w:r>
      <w:del w:id="230" w:author="Estelle Park" w:date="2026-09-01T15:21:00Z" w16du:dateUtc="2026-09-01T19:21:00Z">
        <w:r w:rsidRPr="00003F8D" w:rsidDel="009D7479">
          <w:delText>intestinal epithelial MPS</w:delText>
        </w:r>
      </w:del>
      <w:ins w:id="231" w:author="Estelle Park" w:date="2026-09-02T11:08:00Z" w16du:dateUtc="2026-09-02T15:08:00Z">
        <w:r w:rsidR="00170A60">
          <w:t>human intestinal</w:t>
        </w:r>
      </w:ins>
      <w:ins w:id="232" w:author="Estelle Park" w:date="2026-09-01T15:21:00Z" w16du:dateUtc="2026-09-01T19:21:00Z">
        <w:r w:rsidR="009D7479" w:rsidRPr="00003F8D">
          <w:t xml:space="preserve"> organoids </w:t>
        </w:r>
      </w:ins>
      <w:ins w:id="233" w:author="Estelle Park" w:date="2026-09-02T11:08:00Z" w16du:dateUtc="2026-09-02T15:08:00Z">
        <w:r w:rsidR="00170A60">
          <w:t>maintained in an extracellular matrix (ECM) supported OCTOPUS device (</w:t>
        </w:r>
        <w:r w:rsidR="00170A60" w:rsidRPr="00170A60">
          <w:rPr>
            <w:highlight w:val="yellow"/>
            <w:rPrChange w:id="234" w:author="Estelle Park" w:date="2026-09-02T11:08:00Z" w16du:dateUtc="2026-09-02T15:08:00Z">
              <w:rPr/>
            </w:rPrChange>
          </w:rPr>
          <w:t>ref</w:t>
        </w:r>
        <w:r w:rsidR="00170A60">
          <w:t>)</w:t>
        </w:r>
      </w:ins>
      <w:r w:rsidRPr="00003F8D">
        <w:t xml:space="preserve">, with automated chemical fixation/quench at defined timepoints and intact recovery. Milestone: </w:t>
      </w:r>
      <w:ins w:id="235" w:author="Estelle Park" w:date="2026-09-01T15:22:00Z" w16du:dateUtc="2026-09-01T19:22:00Z">
        <w:r w:rsidR="009D7479" w:rsidRPr="00003F8D">
          <w:t xml:space="preserve">the </w:t>
        </w:r>
      </w:ins>
      <w:r w:rsidRPr="00003F8D">
        <w:t xml:space="preserve">module passes vibration, thermal, </w:t>
      </w:r>
      <w:ins w:id="236" w:author="Estelle Park" w:date="2026-09-01T15:22:00Z" w16du:dateUtc="2026-09-01T19:22:00Z">
        <w:r w:rsidR="009D7479" w:rsidRPr="00003F8D">
          <w:t xml:space="preserve">fixation, </w:t>
        </w:r>
      </w:ins>
      <w:r w:rsidRPr="00003F8D">
        <w:t>and recovery qualification;</w:t>
      </w:r>
      <w:ins w:id="237" w:author="Estelle Park" w:date="2026-09-01T15:22:00Z" w16du:dateUtc="2026-09-01T19:22:00Z">
        <w:r w:rsidR="009D7479" w:rsidRPr="00003F8D">
          <w:t xml:space="preserve"> the</w:t>
        </w:r>
      </w:ins>
      <w:r w:rsidRPr="00003F8D">
        <w:t xml:space="preserve"> interface control document (ICD)</w:t>
      </w:r>
      <w:ins w:id="238" w:author="Estelle Park" w:date="2026-09-01T15:22:00Z" w16du:dateUtc="2026-09-01T19:22:00Z">
        <w:r w:rsidR="009D7479" w:rsidRPr="00003F8D">
          <w:t xml:space="preserve"> is</w:t>
        </w:r>
      </w:ins>
      <w:r w:rsidRPr="00003F8D">
        <w:t xml:space="preserve"> frozen; </w:t>
      </w:r>
      <w:ins w:id="239" w:author="Estelle Park" w:date="2026-09-01T15:22:00Z" w16du:dateUtc="2026-09-01T19:22:00Z">
        <w:r w:rsidR="009D7479" w:rsidRPr="00003F8D">
          <w:t xml:space="preserve">and </w:t>
        </w:r>
      </w:ins>
      <w:r w:rsidRPr="00003F8D">
        <w:t xml:space="preserve">cell viability in a flight-representative ground profile </w:t>
      </w:r>
      <w:ins w:id="240" w:author="Estelle Park" w:date="2026-09-01T15:23:00Z" w16du:dateUtc="2026-09-01T19:23:00Z">
        <w:r w:rsidR="009D7479" w:rsidRPr="00003F8D">
          <w:t xml:space="preserve">is comparable to </w:t>
        </w:r>
      </w:ins>
      <w:del w:id="241" w:author="Estelle Park" w:date="2026-09-01T15:23:00Z" w16du:dateUtc="2026-09-01T19:23:00Z">
        <w:r w:rsidRPr="00003F8D" w:rsidDel="009D7479">
          <w:delText xml:space="preserve">≥ that of </w:delText>
        </w:r>
      </w:del>
      <w:r w:rsidRPr="00003F8D">
        <w:t>static 1g controls.</w:t>
      </w:r>
    </w:p>
    <w:p w14:paraId="529F467E" w14:textId="0E05D3B8" w:rsidR="00472E3A" w:rsidRPr="001D7282" w:rsidDel="00DD7430" w:rsidRDefault="00000000">
      <w:pPr>
        <w:spacing w:before="160" w:line="240" w:lineRule="auto"/>
        <w:rPr>
          <w:del w:id="242" w:author="Estelle Park" w:date="2026-09-01T15:23:00Z" w16du:dateUtc="2026-09-01T19:23:00Z"/>
          <w:bCs/>
          <w:rPrChange w:id="243" w:author="Estelle Park" w:date="2026-09-01T15:36:00Z" w16du:dateUtc="2026-09-01T19:36:00Z">
            <w:rPr>
              <w:del w:id="244" w:author="Estelle Park" w:date="2026-09-01T15:23:00Z" w16du:dateUtc="2026-09-01T19:23:00Z"/>
            </w:rPr>
          </w:rPrChange>
        </w:rPr>
        <w:pPrChange w:id="245" w:author="Estelle Park" w:date="2026-09-01T15:35:00Z" w16du:dateUtc="2026-09-01T19:35:00Z">
          <w:pPr>
            <w:spacing w:before="160" w:after="60"/>
          </w:pPr>
        </w:pPrChange>
      </w:pPr>
      <w:del w:id="246" w:author="Estelle Park" w:date="2026-09-01T15:20:00Z" w16du:dateUtc="2026-09-01T19:20:00Z">
        <w:r w:rsidRPr="00003F8D" w:rsidDel="006009A4">
          <w:rPr>
            <w:b/>
            <w:color w:val="0A3D7C"/>
            <w:rPrChange w:id="247" w:author="Estelle Park" w:date="2026-09-01T15:35:00Z" w16du:dateUtc="2026-09-01T19:35:00Z">
              <w:rPr>
                <w:b/>
                <w:color w:val="0A3D7C"/>
                <w:sz w:val="23"/>
              </w:rPr>
            </w:rPrChange>
          </w:rPr>
          <w:delText xml:space="preserve">Aim </w:delText>
        </w:r>
      </w:del>
      <w:ins w:id="248" w:author="Estelle Park" w:date="2026-09-01T15:20:00Z" w16du:dateUtc="2026-09-01T19:20:00Z">
        <w:r w:rsidR="006009A4" w:rsidRPr="00003F8D">
          <w:rPr>
            <w:b/>
            <w:color w:val="0A3D7C"/>
            <w:rPrChange w:id="249" w:author="Estelle Park" w:date="2026-09-01T15:35:00Z" w16du:dateUtc="2026-09-01T19:35:00Z">
              <w:rPr>
                <w:b/>
                <w:color w:val="0A3D7C"/>
                <w:sz w:val="23"/>
              </w:rPr>
            </w:rPrChange>
          </w:rPr>
          <w:t xml:space="preserve">AIM </w:t>
        </w:r>
      </w:ins>
      <w:r w:rsidRPr="00003F8D">
        <w:rPr>
          <w:b/>
          <w:color w:val="0A3D7C"/>
          <w:rPrChange w:id="250" w:author="Estelle Park" w:date="2026-09-01T15:35:00Z" w16du:dateUtc="2026-09-01T19:35:00Z">
            <w:rPr>
              <w:b/>
              <w:color w:val="0A3D7C"/>
              <w:sz w:val="23"/>
            </w:rPr>
          </w:rPrChange>
        </w:rPr>
        <w:t>2</w:t>
      </w:r>
      <w:ins w:id="251" w:author="Estelle Park" w:date="2026-09-01T15:20:00Z" w16du:dateUtc="2026-09-01T19:20:00Z">
        <w:r w:rsidR="006009A4" w:rsidRPr="00003F8D">
          <w:rPr>
            <w:b/>
            <w:color w:val="0A3D7C"/>
            <w:rPrChange w:id="252" w:author="Estelle Park" w:date="2026-09-01T15:35:00Z" w16du:dateUtc="2026-09-01T19:35:00Z">
              <w:rPr>
                <w:b/>
                <w:color w:val="0A3D7C"/>
                <w:sz w:val="23"/>
              </w:rPr>
            </w:rPrChange>
          </w:rPr>
          <w:t>.</w:t>
        </w:r>
      </w:ins>
      <w:del w:id="253" w:author="Estelle Park" w:date="2026-09-01T15:20:00Z" w16du:dateUtc="2026-09-01T19:20:00Z">
        <w:r w:rsidRPr="00003F8D" w:rsidDel="006009A4">
          <w:rPr>
            <w:b/>
            <w:color w:val="0A3D7C"/>
            <w:rPrChange w:id="254" w:author="Estelle Park" w:date="2026-09-01T15:35:00Z" w16du:dateUtc="2026-09-01T19:35:00Z">
              <w:rPr>
                <w:b/>
                <w:color w:val="0A3D7C"/>
                <w:sz w:val="23"/>
              </w:rPr>
            </w:rPrChange>
          </w:rPr>
          <w:delText xml:space="preserve"> —</w:delText>
        </w:r>
      </w:del>
      <w:r w:rsidRPr="00003F8D">
        <w:rPr>
          <w:b/>
          <w:color w:val="0A3D7C"/>
          <w:rPrChange w:id="255" w:author="Estelle Park" w:date="2026-09-01T15:35:00Z" w16du:dateUtc="2026-09-01T19:35:00Z">
            <w:rPr>
              <w:b/>
              <w:color w:val="0A3D7C"/>
              <w:sz w:val="23"/>
            </w:rPr>
          </w:rPrChange>
        </w:rPr>
        <w:t xml:space="preserve"> Characterize onset kinetics and post-flight recovery of the </w:t>
      </w:r>
      <w:del w:id="256" w:author="Estelle Park" w:date="2026-09-01T15:24:00Z" w16du:dateUtc="2026-09-01T19:24:00Z">
        <w:r w:rsidRPr="00003F8D" w:rsidDel="00DD7430">
          <w:rPr>
            <w:b/>
            <w:color w:val="0A3D7C"/>
            <w:rPrChange w:id="257" w:author="Estelle Park" w:date="2026-09-01T15:35:00Z" w16du:dateUtc="2026-09-01T19:35:00Z">
              <w:rPr>
                <w:b/>
                <w:color w:val="0A3D7C"/>
                <w:sz w:val="23"/>
              </w:rPr>
            </w:rPrChange>
          </w:rPr>
          <w:delText>intestinal MPS</w:delText>
        </w:r>
      </w:del>
      <w:ins w:id="258" w:author="Estelle Park" w:date="2026-09-02T11:09:00Z" w16du:dateUtc="2026-09-02T15:09:00Z">
        <w:r w:rsidR="00170A60">
          <w:rPr>
            <w:b/>
            <w:color w:val="0A3D7C"/>
          </w:rPr>
          <w:t>intestinal</w:t>
        </w:r>
      </w:ins>
      <w:ins w:id="259" w:author="Estelle Park" w:date="2026-09-01T15:24:00Z" w16du:dateUtc="2026-09-01T19:24:00Z">
        <w:r w:rsidR="00DD7430" w:rsidRPr="00003F8D">
          <w:rPr>
            <w:b/>
            <w:color w:val="0A3D7C"/>
            <w:rPrChange w:id="260" w:author="Estelle Park" w:date="2026-09-01T15:35:00Z" w16du:dateUtc="2026-09-01T19:35:00Z">
              <w:rPr>
                <w:b/>
                <w:color w:val="0A3D7C"/>
                <w:sz w:val="23"/>
              </w:rPr>
            </w:rPrChange>
          </w:rPr>
          <w:t xml:space="preserve"> organoid</w:t>
        </w:r>
      </w:ins>
      <w:r w:rsidRPr="00003F8D">
        <w:rPr>
          <w:b/>
          <w:color w:val="0A3D7C"/>
          <w:rPrChange w:id="261" w:author="Estelle Park" w:date="2026-09-01T15:35:00Z" w16du:dateUtc="2026-09-01T19:35:00Z">
            <w:rPr>
              <w:b/>
              <w:color w:val="0A3D7C"/>
              <w:sz w:val="23"/>
            </w:rPr>
          </w:rPrChange>
        </w:rPr>
        <w:t xml:space="preserve"> response to microgravity</w:t>
      </w:r>
      <w:del w:id="262" w:author="Estelle Park" w:date="2026-09-01T15:20:00Z" w16du:dateUtc="2026-09-01T19:20:00Z">
        <w:r w:rsidRPr="00003F8D" w:rsidDel="006009A4">
          <w:rPr>
            <w:b/>
            <w:color w:val="0A3D7C"/>
            <w:rPrChange w:id="263" w:author="Estelle Park" w:date="2026-09-01T15:35:00Z" w16du:dateUtc="2026-09-01T19:35:00Z">
              <w:rPr>
                <w:b/>
                <w:color w:val="0A3D7C"/>
                <w:sz w:val="23"/>
              </w:rPr>
            </w:rPrChange>
          </w:rPr>
          <w:delText>.</w:delText>
        </w:r>
      </w:del>
      <w:r w:rsidRPr="00003F8D">
        <w:rPr>
          <w:b/>
          <w:color w:val="0A3D7C"/>
          <w:rPrChange w:id="264" w:author="Estelle Park" w:date="2026-09-01T15:35:00Z" w16du:dateUtc="2026-09-01T19:35:00Z">
            <w:rPr>
              <w:b/>
              <w:color w:val="0A3D7C"/>
              <w:sz w:val="23"/>
            </w:rPr>
          </w:rPrChange>
        </w:rPr>
        <w:t xml:space="preserve"> (Purdue/Park lead)</w:t>
      </w:r>
      <w:ins w:id="265" w:author="Estelle Park" w:date="2026-09-01T15:20:00Z" w16du:dateUtc="2026-09-01T19:20:00Z">
        <w:r w:rsidR="006009A4" w:rsidRPr="00003F8D">
          <w:rPr>
            <w:b/>
            <w:color w:val="0A3D7C"/>
            <w:rPrChange w:id="266" w:author="Estelle Park" w:date="2026-09-01T15:35:00Z" w16du:dateUtc="2026-09-01T19:35:00Z">
              <w:rPr>
                <w:b/>
                <w:color w:val="0A3D7C"/>
                <w:sz w:val="23"/>
              </w:rPr>
            </w:rPrChange>
          </w:rPr>
          <w:t>.</w:t>
        </w:r>
      </w:ins>
      <w:ins w:id="267" w:author="Estelle Park" w:date="2026-09-01T15:36:00Z" w16du:dateUtc="2026-09-01T19:36:00Z">
        <w:r w:rsidR="001D7282">
          <w:rPr>
            <w:b/>
            <w:color w:val="0A3D7C"/>
          </w:rPr>
          <w:t xml:space="preserve"> </w:t>
        </w:r>
        <w:r w:rsidR="001D7282">
          <w:rPr>
            <w:bCs/>
            <w:color w:val="0A3D7C"/>
          </w:rPr>
          <w:t xml:space="preserve">In </w:t>
        </w:r>
        <w:r w:rsidR="001D7282">
          <w:rPr>
            <w:b/>
            <w:color w:val="0A3D7C"/>
          </w:rPr>
          <w:t>Aim 2</w:t>
        </w:r>
        <w:r w:rsidR="001D7282">
          <w:rPr>
            <w:bCs/>
            <w:color w:val="0A3D7C"/>
          </w:rPr>
          <w:t xml:space="preserve">, we will </w:t>
        </w:r>
      </w:ins>
    </w:p>
    <w:p w14:paraId="43602711" w14:textId="016D4D2C" w:rsidR="00472E3A" w:rsidRPr="00003F8D" w:rsidRDefault="00000000">
      <w:pPr>
        <w:spacing w:before="160" w:line="240" w:lineRule="auto"/>
        <w:pPrChange w:id="268" w:author="Estelle Park" w:date="2026-09-01T15:36:00Z" w16du:dateUtc="2026-09-01T19:36:00Z">
          <w:pPr>
            <w:spacing w:after="80"/>
          </w:pPr>
        </w:pPrChange>
      </w:pPr>
      <w:del w:id="269" w:author="Estelle Park" w:date="2026-09-01T15:36:00Z" w16du:dateUtc="2026-09-01T19:36:00Z">
        <w:r w:rsidRPr="00003F8D" w:rsidDel="001D7282">
          <w:delText>F</w:delText>
        </w:r>
      </w:del>
      <w:ins w:id="270" w:author="Estelle Park" w:date="2026-09-01T15:36:00Z" w16du:dateUtc="2026-09-01T19:36:00Z">
        <w:r w:rsidR="001D7282">
          <w:rPr>
            <w:bCs/>
          </w:rPr>
          <w:t>f</w:t>
        </w:r>
      </w:ins>
      <w:r w:rsidRPr="00003F8D">
        <w:t xml:space="preserve">ly </w:t>
      </w:r>
      <w:ins w:id="271" w:author="Estelle Park" w:date="2026-09-02T11:09:00Z" w16du:dateUtc="2026-09-02T15:09:00Z">
        <w:r w:rsidR="00170A60">
          <w:t xml:space="preserve">human </w:t>
        </w:r>
        <w:proofErr w:type="spellStart"/>
        <w:r w:rsidR="00170A60">
          <w:t>enteroids</w:t>
        </w:r>
      </w:ins>
      <w:proofErr w:type="spellEnd"/>
      <w:ins w:id="272" w:author="Estelle Park" w:date="2026-09-01T15:24:00Z" w16du:dateUtc="2026-09-01T19:24:00Z">
        <w:r w:rsidR="00901C38" w:rsidRPr="00003F8D">
          <w:t xml:space="preserve"> </w:t>
        </w:r>
      </w:ins>
      <w:del w:id="273" w:author="Estelle Park" w:date="2026-09-01T15:24:00Z" w16du:dateUtc="2026-09-01T19:24:00Z">
        <w:r w:rsidRPr="00003F8D" w:rsidDel="00901C38">
          <w:delText>the Park-lab intestinal MPS o</w:delText>
        </w:r>
      </w:del>
      <w:ins w:id="274" w:author="Estelle Park" w:date="2026-09-01T15:24:00Z" w16du:dateUtc="2026-09-01T19:24:00Z">
        <w:r w:rsidR="00901C38" w:rsidRPr="00003F8D">
          <w:t>o</w:t>
        </w:r>
      </w:ins>
      <w:r w:rsidRPr="00003F8D">
        <w:t>n BLK3 and</w:t>
      </w:r>
      <w:ins w:id="275" w:author="Estelle Park" w:date="2026-09-01T15:24:00Z" w16du:dateUtc="2026-09-01T19:24:00Z">
        <w:r w:rsidR="00901C38" w:rsidRPr="00003F8D">
          <w:t xml:space="preserve"> fix samples at approximately </w:t>
        </w:r>
      </w:ins>
      <w:del w:id="276" w:author="Estelle Park" w:date="2026-09-01T15:24:00Z" w16du:dateUtc="2026-09-01T19:24:00Z">
        <w:r w:rsidRPr="00003F8D" w:rsidDel="00901C38">
          <w:delText xml:space="preserve"> quench at </w:delText>
        </w:r>
      </w:del>
      <w:del w:id="277" w:author="Estelle Park" w:date="2026-09-01T15:25:00Z" w16du:dateUtc="2026-09-01T19:25:00Z">
        <w:r w:rsidRPr="00003F8D" w:rsidDel="00901C38">
          <w:delText>staged µg timepoints (e.g., ~</w:delText>
        </w:r>
      </w:del>
      <w:r w:rsidRPr="00003F8D">
        <w:t>0, 60, 240 s</w:t>
      </w:r>
      <w:ins w:id="278" w:author="Estelle Park" w:date="2026-09-01T15:25:00Z" w16du:dateUtc="2026-09-01T19:25:00Z">
        <w:r w:rsidR="00901C38" w:rsidRPr="00003F8D">
          <w:t xml:space="preserve">econds of µg, with matched </w:t>
        </w:r>
      </w:ins>
      <w:del w:id="279" w:author="Estelle Park" w:date="2026-09-01T15:25:00Z" w16du:dateUtc="2026-09-01T19:25:00Z">
        <w:r w:rsidRPr="00003F8D" w:rsidDel="00901C38">
          <w:delText xml:space="preserve">) plus </w:delText>
        </w:r>
      </w:del>
      <w:r w:rsidRPr="00003F8D">
        <w:t>ground</w:t>
      </w:r>
      <w:ins w:id="280" w:author="Estelle Park" w:date="2026-09-01T15:25:00Z" w16du:dateUtc="2026-09-01T19:25:00Z">
        <w:r w:rsidR="00901C38" w:rsidRPr="00003F8D">
          <w:t xml:space="preserve"> controls </w:t>
        </w:r>
      </w:ins>
      <w:del w:id="281" w:author="Estelle Park" w:date="2026-09-01T15:25:00Z" w16du:dateUtc="2026-09-01T19:25:00Z">
        <w:r w:rsidRPr="00003F8D" w:rsidDel="00901C38">
          <w:delText xml:space="preserve"> </w:delText>
        </w:r>
      </w:del>
      <w:r w:rsidRPr="00003F8D">
        <w:t xml:space="preserve">and </w:t>
      </w:r>
      <w:ins w:id="282" w:author="Estelle Park" w:date="2026-09-01T15:25:00Z" w16du:dateUtc="2026-09-01T19:25:00Z">
        <w:r w:rsidR="00901C38" w:rsidRPr="00003F8D">
          <w:t xml:space="preserve">an </w:t>
        </w:r>
      </w:ins>
      <w:del w:id="283" w:author="Estelle Park" w:date="2026-09-01T15:25:00Z" w16du:dateUtc="2026-09-01T19:25:00Z">
        <w:r w:rsidRPr="00003F8D" w:rsidDel="00901C38">
          <w:delText>1g-</w:delText>
        </w:r>
      </w:del>
      <w:r w:rsidRPr="00003F8D">
        <w:t>in-flight</w:t>
      </w:r>
      <w:ins w:id="284" w:author="Estelle Park" w:date="2026-09-01T15:25:00Z" w16du:dateUtc="2026-09-01T19:25:00Z">
        <w:r w:rsidR="00901C38" w:rsidRPr="00003F8D">
          <w:t xml:space="preserve"> 1g control</w:t>
        </w:r>
      </w:ins>
      <w:r w:rsidRPr="00003F8D">
        <w:t xml:space="preserve"> (centrifuge or </w:t>
      </w:r>
      <w:proofErr w:type="gramStart"/>
      <w:r w:rsidRPr="00003F8D">
        <w:t>matched-hardware</w:t>
      </w:r>
      <w:proofErr w:type="gramEnd"/>
      <w:r w:rsidRPr="00003F8D">
        <w:t>)</w:t>
      </w:r>
      <w:ins w:id="285" w:author="Estelle Park" w:date="2026-09-01T15:26:00Z" w16du:dateUtc="2026-09-01T19:26:00Z">
        <w:r w:rsidR="00003F8D" w:rsidRPr="00003F8D">
          <w:t xml:space="preserve">. Onset measurements will quantify viability, </w:t>
        </w:r>
      </w:ins>
      <w:del w:id="286" w:author="Estelle Park" w:date="2026-09-01T15:26:00Z" w16du:dateUtc="2026-09-01T19:26:00Z">
        <w:r w:rsidRPr="00003F8D" w:rsidDel="00901C38">
          <w:delText xml:space="preserve"> controls</w:delText>
        </w:r>
        <w:r w:rsidRPr="00003F8D" w:rsidDel="00003F8D">
          <w:delText xml:space="preserve">; recover a parallel cohort intact for post-flight culture. Onset endpoints: tight-junction/barrier integrity (TEER, junctional markers), </w:delText>
        </w:r>
      </w:del>
      <w:r w:rsidRPr="00003F8D">
        <w:t>cytoskeletal</w:t>
      </w:r>
      <w:ins w:id="287" w:author="Estelle Park" w:date="2026-09-01T15:26:00Z" w16du:dateUtc="2026-09-01T19:26:00Z">
        <w:r w:rsidR="00003F8D" w:rsidRPr="00003F8D">
          <w:t xml:space="preserve"> organization (F-actin),</w:t>
        </w:r>
      </w:ins>
      <w:r w:rsidRPr="00003F8D">
        <w:t xml:space="preserve"> and </w:t>
      </w:r>
      <w:proofErr w:type="spellStart"/>
      <w:r w:rsidRPr="00003F8D">
        <w:t>mechanotransduction</w:t>
      </w:r>
      <w:proofErr w:type="spellEnd"/>
      <w:r w:rsidRPr="00003F8D">
        <w:t xml:space="preserve"> markers</w:t>
      </w:r>
      <w:ins w:id="288" w:author="Estelle Park" w:date="2026-09-01T15:26:00Z" w16du:dateUtc="2026-09-01T19:26:00Z">
        <w:r w:rsidR="00003F8D" w:rsidRPr="00003F8D">
          <w:t xml:space="preserve"> (YAP/TAZ localization)</w:t>
        </w:r>
      </w:ins>
      <w:del w:id="289" w:author="Estelle Park" w:date="2026-09-01T15:26:00Z" w16du:dateUtc="2026-09-01T19:26:00Z">
        <w:r w:rsidRPr="00003F8D" w:rsidDel="00003F8D">
          <w:delText>, and viability</w:delText>
        </w:r>
      </w:del>
      <w:r w:rsidRPr="00003F8D">
        <w:t xml:space="preserve">. </w:t>
      </w:r>
      <w:ins w:id="290" w:author="Estelle Park" w:date="2026-09-01T15:27:00Z" w16du:dateUtc="2026-09-01T19:27:00Z">
        <w:r w:rsidR="00003F8D" w:rsidRPr="00003F8D">
          <w:t>A live cohort will be recovered, transferred to fresh ECM gel</w:t>
        </w:r>
      </w:ins>
      <w:ins w:id="291" w:author="Estelle Park" w:date="2026-09-02T11:10:00Z" w16du:dateUtc="2026-09-02T15:10:00Z">
        <w:r w:rsidR="00170A60">
          <w:t xml:space="preserve">. Recovery will be quantified by time to sustained outgrowth, </w:t>
        </w:r>
      </w:ins>
      <w:del w:id="292" w:author="Estelle Park" w:date="2026-09-01T15:27:00Z" w16du:dateUtc="2026-09-01T19:27:00Z">
        <w:r w:rsidRPr="00003F8D" w:rsidDel="00003F8D">
          <w:delText xml:space="preserve">Recovery endpoints (Park lab): re-embed in Matrigel after recovery and </w:delText>
        </w:r>
      </w:del>
      <w:del w:id="293" w:author="Estelle Park" w:date="2026-09-01T15:28:00Z" w16du:dateUtc="2026-09-01T19:28:00Z">
        <w:r w:rsidRPr="00003F8D" w:rsidDel="00003F8D">
          <w:delText xml:space="preserve">score </w:delText>
        </w:r>
      </w:del>
      <w:r w:rsidRPr="00003F8D">
        <w:t xml:space="preserve">organoid-forming efficiency, </w:t>
      </w:r>
      <w:ins w:id="294" w:author="Estelle Park" w:date="2026-09-01T15:28:00Z" w16du:dateUtc="2026-09-01T19:28:00Z">
        <w:r w:rsidR="00003F8D" w:rsidRPr="00003F8D">
          <w:t xml:space="preserve">growth rate, </w:t>
        </w:r>
      </w:ins>
      <w:ins w:id="295" w:author="Estelle Park" w:date="2026-09-02T11:10:00Z" w16du:dateUtc="2026-09-02T15:10:00Z">
        <w:r w:rsidR="00170A60">
          <w:t xml:space="preserve">and crypt-like bud formation. </w:t>
        </w:r>
      </w:ins>
      <w:ins w:id="296" w:author="Estelle Park" w:date="2026-09-01T15:28:00Z" w16du:dateUtc="2026-09-01T19:28:00Z">
        <w:r w:rsidR="00003F8D" w:rsidRPr="00003F8D">
          <w:t xml:space="preserve">Ki67 or </w:t>
        </w:r>
        <w:proofErr w:type="spellStart"/>
        <w:r w:rsidR="00003F8D" w:rsidRPr="00003F8D">
          <w:t>EdU</w:t>
        </w:r>
        <w:proofErr w:type="spellEnd"/>
        <w:r w:rsidR="00003F8D" w:rsidRPr="00003F8D">
          <w:t xml:space="preserve"> </w:t>
        </w:r>
      </w:ins>
      <w:ins w:id="297" w:author="Estelle Park" w:date="2026-09-02T11:10:00Z" w16du:dateUtc="2026-09-02T15:10:00Z">
        <w:r w:rsidR="00170A60">
          <w:t>will measure proliferation, while KRT20 and MUC2 will determine whether absorptive and secretory differ</w:t>
        </w:r>
      </w:ins>
      <w:ins w:id="298" w:author="Estelle Park" w:date="2026-09-02T11:11:00Z" w16du:dateUtc="2026-09-02T15:11:00Z">
        <w:r w:rsidR="00170A60">
          <w:t xml:space="preserve">entiation is restored. Selected functional measurements, including glucose-responsive calcium signaling and MUC2 secretion, will be incorporated after ground qualification. </w:t>
        </w:r>
      </w:ins>
      <w:del w:id="299" w:author="Estelle Park" w:date="2026-09-01T15:31:00Z" w16du:dateUtc="2026-09-01T19:31:00Z">
        <w:r w:rsidRPr="00003F8D" w:rsidDel="00003F8D">
          <w:delText xml:space="preserve">crypt-like budding, proliferation, epithelial organization, and barrier recovery. </w:delText>
        </w:r>
      </w:del>
      <w:r w:rsidRPr="00003F8D">
        <w:t xml:space="preserve">Milestone: a statistically powered onset-and-recovery dataset </w:t>
      </w:r>
      <w:ins w:id="300" w:author="Estelle Park" w:date="2026-09-01T15:33:00Z" w16du:dateUtc="2026-09-01T19:33:00Z">
        <w:r w:rsidR="00003F8D" w:rsidRPr="00003F8D">
          <w:t xml:space="preserve">that </w:t>
        </w:r>
      </w:ins>
      <w:r w:rsidRPr="00003F8D">
        <w:t>distinguish</w:t>
      </w:r>
      <w:ins w:id="301" w:author="Estelle Park" w:date="2026-09-01T15:33:00Z" w16du:dateUtc="2026-09-01T19:33:00Z">
        <w:r w:rsidR="00003F8D" w:rsidRPr="00003F8D">
          <w:t xml:space="preserve">es responses to suborbital </w:t>
        </w:r>
      </w:ins>
      <w:del w:id="302" w:author="Estelle Park" w:date="2026-09-01T15:33:00Z" w16du:dateUtc="2026-09-01T19:33:00Z">
        <w:r w:rsidRPr="00003F8D" w:rsidDel="00003F8D">
          <w:delText xml:space="preserve">ing </w:delText>
        </w:r>
      </w:del>
      <w:r w:rsidRPr="00003F8D">
        <w:t>µg exposure from 1g</w:t>
      </w:r>
      <w:ins w:id="303" w:author="Estelle Park" w:date="2026-09-01T15:33:00Z" w16du:dateUtc="2026-09-01T19:33:00Z">
        <w:r w:rsidR="00003F8D" w:rsidRPr="00003F8D">
          <w:t xml:space="preserve"> controls</w:t>
        </w:r>
      </w:ins>
      <w:ins w:id="304" w:author="Estelle Park" w:date="2026-09-01T15:34:00Z" w16du:dateUtc="2026-09-01T19:34:00Z">
        <w:r w:rsidR="00003F8D" w:rsidRPr="00003F8D">
          <w:t xml:space="preserve"> and captures early response kinetics that are difficult to measure during </w:t>
        </w:r>
      </w:ins>
      <w:del w:id="305" w:author="Estelle Park" w:date="2026-09-01T15:34:00Z" w16du:dateUtc="2026-09-01T19:34:00Z">
        <w:r w:rsidRPr="00003F8D" w:rsidDel="00003F8D">
          <w:delText>, unobtainable on</w:delText>
        </w:r>
      </w:del>
      <w:ins w:id="306" w:author="Estelle Park" w:date="2026-09-01T15:34:00Z" w16du:dateUtc="2026-09-01T19:34:00Z">
        <w:r w:rsidR="00003F8D" w:rsidRPr="00003F8D">
          <w:t>an</w:t>
        </w:r>
      </w:ins>
      <w:r w:rsidRPr="00003F8D">
        <w:t xml:space="preserve"> ISS</w:t>
      </w:r>
      <w:ins w:id="307" w:author="Estelle Park" w:date="2026-09-01T15:34:00Z" w16du:dateUtc="2026-09-01T19:34:00Z">
        <w:r w:rsidR="00003F8D" w:rsidRPr="00003F8D">
          <w:t xml:space="preserve"> mission</w:t>
        </w:r>
      </w:ins>
      <w:r w:rsidRPr="00003F8D">
        <w:t>.</w:t>
      </w:r>
    </w:p>
    <w:p w14:paraId="5AC7821A" w14:textId="34945D91" w:rsidR="00472E3A" w:rsidRPr="00003F8D" w:rsidDel="00DD7430" w:rsidRDefault="00000000">
      <w:pPr>
        <w:spacing w:before="160" w:line="240" w:lineRule="auto"/>
        <w:rPr>
          <w:del w:id="308" w:author="Estelle Park" w:date="2026-09-01T15:23:00Z" w16du:dateUtc="2026-09-01T19:23:00Z"/>
        </w:rPr>
        <w:pPrChange w:id="309" w:author="Estelle Park" w:date="2026-09-01T15:35:00Z" w16du:dateUtc="2026-09-01T19:35:00Z">
          <w:pPr>
            <w:spacing w:before="160" w:after="60"/>
          </w:pPr>
        </w:pPrChange>
      </w:pPr>
      <w:del w:id="310" w:author="Estelle Park" w:date="2026-09-01T15:20:00Z" w16du:dateUtc="2026-09-01T19:20:00Z">
        <w:r w:rsidRPr="00003F8D" w:rsidDel="006009A4">
          <w:rPr>
            <w:b/>
            <w:color w:val="0A3D7C"/>
            <w:rPrChange w:id="311" w:author="Estelle Park" w:date="2026-09-01T15:35:00Z" w16du:dateUtc="2026-09-01T19:35:00Z">
              <w:rPr>
                <w:b/>
                <w:color w:val="0A3D7C"/>
                <w:sz w:val="23"/>
              </w:rPr>
            </w:rPrChange>
          </w:rPr>
          <w:delText xml:space="preserve">Aim </w:delText>
        </w:r>
      </w:del>
      <w:ins w:id="312" w:author="Estelle Park" w:date="2026-09-01T15:20:00Z" w16du:dateUtc="2026-09-01T19:20:00Z">
        <w:r w:rsidR="006009A4" w:rsidRPr="00003F8D">
          <w:rPr>
            <w:b/>
            <w:color w:val="0A3D7C"/>
            <w:rPrChange w:id="313" w:author="Estelle Park" w:date="2026-09-01T15:35:00Z" w16du:dateUtc="2026-09-01T19:35:00Z">
              <w:rPr>
                <w:b/>
                <w:color w:val="0A3D7C"/>
                <w:sz w:val="23"/>
              </w:rPr>
            </w:rPrChange>
          </w:rPr>
          <w:t xml:space="preserve">AIM </w:t>
        </w:r>
      </w:ins>
      <w:r w:rsidRPr="00003F8D">
        <w:rPr>
          <w:b/>
          <w:color w:val="0A3D7C"/>
          <w:rPrChange w:id="314" w:author="Estelle Park" w:date="2026-09-01T15:35:00Z" w16du:dateUtc="2026-09-01T19:35:00Z">
            <w:rPr>
              <w:b/>
              <w:color w:val="0A3D7C"/>
              <w:sz w:val="23"/>
            </w:rPr>
          </w:rPrChange>
        </w:rPr>
        <w:t>3</w:t>
      </w:r>
      <w:ins w:id="315" w:author="Estelle Park" w:date="2026-09-01T15:20:00Z" w16du:dateUtc="2026-09-01T19:20:00Z">
        <w:r w:rsidR="006009A4" w:rsidRPr="00003F8D">
          <w:rPr>
            <w:b/>
            <w:color w:val="0A3D7C"/>
            <w:rPrChange w:id="316" w:author="Estelle Park" w:date="2026-09-01T15:35:00Z" w16du:dateUtc="2026-09-01T19:35:00Z">
              <w:rPr>
                <w:b/>
                <w:color w:val="0A3D7C"/>
                <w:sz w:val="23"/>
              </w:rPr>
            </w:rPrChange>
          </w:rPr>
          <w:t>.</w:t>
        </w:r>
      </w:ins>
      <w:del w:id="317" w:author="Estelle Park" w:date="2026-09-01T15:20:00Z" w16du:dateUtc="2026-09-01T19:20:00Z">
        <w:r w:rsidRPr="00003F8D" w:rsidDel="006009A4">
          <w:rPr>
            <w:b/>
            <w:color w:val="0A3D7C"/>
            <w:rPrChange w:id="318" w:author="Estelle Park" w:date="2026-09-01T15:35:00Z" w16du:dateUtc="2026-09-01T19:35:00Z">
              <w:rPr>
                <w:b/>
                <w:color w:val="0A3D7C"/>
                <w:sz w:val="23"/>
              </w:rPr>
            </w:rPrChange>
          </w:rPr>
          <w:delText xml:space="preserve"> —</w:delText>
        </w:r>
      </w:del>
      <w:r w:rsidRPr="00003F8D">
        <w:rPr>
          <w:b/>
          <w:color w:val="0A3D7C"/>
          <w:rPrChange w:id="319" w:author="Estelle Park" w:date="2026-09-01T15:35:00Z" w16du:dateUtc="2026-09-01T19:35:00Z">
            <w:rPr>
              <w:b/>
              <w:color w:val="0A3D7C"/>
              <w:sz w:val="23"/>
            </w:rPr>
          </w:rPrChange>
        </w:rPr>
        <w:t xml:space="preserve"> Validate the end-to-end screening pipeline and a de-risk-for-ISS decision framework</w:t>
      </w:r>
      <w:del w:id="320" w:author="Estelle Park" w:date="2026-09-01T15:21:00Z" w16du:dateUtc="2026-09-01T19:21:00Z">
        <w:r w:rsidRPr="00003F8D" w:rsidDel="006009A4">
          <w:rPr>
            <w:b/>
            <w:color w:val="0A3D7C"/>
            <w:rPrChange w:id="321" w:author="Estelle Park" w:date="2026-09-01T15:35:00Z" w16du:dateUtc="2026-09-01T19:35:00Z">
              <w:rPr>
                <w:b/>
                <w:color w:val="0A3D7C"/>
                <w:sz w:val="23"/>
              </w:rPr>
            </w:rPrChange>
          </w:rPr>
          <w:delText>.</w:delText>
        </w:r>
      </w:del>
      <w:r w:rsidRPr="00003F8D">
        <w:rPr>
          <w:b/>
          <w:color w:val="0A3D7C"/>
          <w:rPrChange w:id="322" w:author="Estelle Park" w:date="2026-09-01T15:35:00Z" w16du:dateUtc="2026-09-01T19:35:00Z">
            <w:rPr>
              <w:b/>
              <w:color w:val="0A3D7C"/>
              <w:sz w:val="23"/>
            </w:rPr>
          </w:rPrChange>
        </w:rPr>
        <w:t xml:space="preserve"> (Joint; Exos suborbital methods)</w:t>
      </w:r>
      <w:ins w:id="323" w:author="Estelle Park" w:date="2026-09-01T15:21:00Z" w16du:dateUtc="2026-09-01T19:21:00Z">
        <w:r w:rsidR="006009A4" w:rsidRPr="00003F8D">
          <w:rPr>
            <w:b/>
            <w:color w:val="0A3D7C"/>
            <w:rPrChange w:id="324" w:author="Estelle Park" w:date="2026-09-01T15:35:00Z" w16du:dateUtc="2026-09-01T19:35:00Z">
              <w:rPr>
                <w:b/>
                <w:color w:val="0A3D7C"/>
                <w:sz w:val="23"/>
              </w:rPr>
            </w:rPrChange>
          </w:rPr>
          <w:t>.</w:t>
        </w:r>
      </w:ins>
      <w:ins w:id="325" w:author="Estelle Park" w:date="2026-09-01T15:23:00Z" w16du:dateUtc="2026-09-01T19:23:00Z">
        <w:r w:rsidR="00DD7430" w:rsidRPr="00003F8D">
          <w:rPr>
            <w:b/>
            <w:color w:val="0A3D7C"/>
            <w:rPrChange w:id="326" w:author="Estelle Park" w:date="2026-09-01T15:35:00Z" w16du:dateUtc="2026-09-01T19:35:00Z">
              <w:rPr>
                <w:b/>
                <w:color w:val="0A3D7C"/>
                <w:sz w:val="23"/>
              </w:rPr>
            </w:rPrChange>
          </w:rPr>
          <w:t xml:space="preserve"> </w:t>
        </w:r>
      </w:ins>
    </w:p>
    <w:p w14:paraId="32D711DD" w14:textId="15C7BCBB" w:rsidR="00472E3A" w:rsidRPr="00003F8D" w:rsidDel="009D7479" w:rsidRDefault="00000000">
      <w:pPr>
        <w:spacing w:before="160" w:line="240" w:lineRule="auto"/>
        <w:rPr>
          <w:del w:id="327" w:author="Estelle Park" w:date="2026-09-01T15:23:00Z" w16du:dateUtc="2026-09-01T19:23:00Z"/>
        </w:rPr>
        <w:pPrChange w:id="328" w:author="Estelle Park" w:date="2026-09-01T15:35:00Z" w16du:dateUtc="2026-09-01T19:35:00Z">
          <w:pPr>
            <w:spacing w:after="80"/>
          </w:pPr>
        </w:pPrChange>
      </w:pPr>
      <w:r w:rsidRPr="00003F8D">
        <w:t>Establish and document the prep</w:t>
      </w:r>
      <w:ins w:id="329" w:author="Estelle Park" w:date="2026-09-01T15:36:00Z" w16du:dateUtc="2026-09-01T19:36:00Z">
        <w:r w:rsidR="001D7282">
          <w:t>aration</w:t>
        </w:r>
      </w:ins>
      <w:r w:rsidRPr="00003F8D">
        <w:t xml:space="preserve"> → </w:t>
      </w:r>
      <w:del w:id="330" w:author="Estelle Park" w:date="2026-09-01T15:37:00Z" w16du:dateUtc="2026-09-01T19:37:00Z">
        <w:r w:rsidRPr="00003F8D" w:rsidDel="001D7282">
          <w:delText xml:space="preserve">integrate </w:delText>
        </w:r>
      </w:del>
      <w:ins w:id="331" w:author="Estelle Park" w:date="2026-09-01T15:37:00Z" w16du:dateUtc="2026-09-01T19:37:00Z">
        <w:r w:rsidR="001D7282">
          <w:t>integration</w:t>
        </w:r>
        <w:r w:rsidR="001D7282" w:rsidRPr="00003F8D">
          <w:t xml:space="preserve"> </w:t>
        </w:r>
      </w:ins>
      <w:r w:rsidRPr="00003F8D">
        <w:t xml:space="preserve">→ </w:t>
      </w:r>
      <w:del w:id="332" w:author="Estelle Park" w:date="2026-09-01T15:37:00Z" w16du:dateUtc="2026-09-01T19:37:00Z">
        <w:r w:rsidRPr="00003F8D" w:rsidDel="001D7282">
          <w:delText xml:space="preserve">fly </w:delText>
        </w:r>
      </w:del>
      <w:ins w:id="333" w:author="Estelle Park" w:date="2026-09-01T15:37:00Z" w16du:dateUtc="2026-09-01T19:37:00Z">
        <w:r w:rsidR="001D7282">
          <w:t>flight</w:t>
        </w:r>
        <w:r w:rsidR="001D7282" w:rsidRPr="00003F8D">
          <w:t xml:space="preserve"> </w:t>
        </w:r>
      </w:ins>
      <w:r w:rsidRPr="00003F8D">
        <w:t xml:space="preserve">→ </w:t>
      </w:r>
      <w:ins w:id="334" w:author="Estelle Park" w:date="2026-09-01T15:37:00Z" w16du:dateUtc="2026-09-01T19:37:00Z">
        <w:r w:rsidR="001D7282">
          <w:t xml:space="preserve">staged fixation </w:t>
        </w:r>
        <w:r w:rsidR="001D7282" w:rsidRPr="00003F8D">
          <w:t xml:space="preserve">→ </w:t>
        </w:r>
      </w:ins>
      <w:del w:id="335" w:author="Estelle Park" w:date="2026-09-01T15:37:00Z" w16du:dateUtc="2026-09-01T19:37:00Z">
        <w:r w:rsidRPr="00003F8D" w:rsidDel="001D7282">
          <w:delText xml:space="preserve">recover </w:delText>
        </w:r>
      </w:del>
      <w:ins w:id="336" w:author="Estelle Park" w:date="2026-09-01T15:37:00Z" w16du:dateUtc="2026-09-01T19:37:00Z">
        <w:r w:rsidR="001D7282">
          <w:t>recovery</w:t>
        </w:r>
        <w:r w:rsidR="001D7282" w:rsidRPr="00003F8D">
          <w:t xml:space="preserve"> </w:t>
        </w:r>
      </w:ins>
      <w:r w:rsidRPr="00003F8D">
        <w:t>→</w:t>
      </w:r>
      <w:ins w:id="337" w:author="Estelle Park" w:date="2026-09-01T15:37:00Z" w16du:dateUtc="2026-09-01T19:37:00Z">
        <w:r w:rsidR="001D7282">
          <w:t xml:space="preserve"> re-embedding</w:t>
        </w:r>
      </w:ins>
      <w:r w:rsidRPr="00003F8D">
        <w:t xml:space="preserve"> </w:t>
      </w:r>
      <w:ins w:id="338" w:author="Estelle Park" w:date="2026-09-01T15:37:00Z" w16du:dateUtc="2026-09-01T19:37:00Z">
        <w:r w:rsidR="001D7282" w:rsidRPr="00003F8D">
          <w:t xml:space="preserve">→ </w:t>
        </w:r>
      </w:ins>
      <w:r w:rsidRPr="00003F8D">
        <w:t>assay pipeline</w:t>
      </w:r>
      <w:ins w:id="339" w:author="Estelle Park" w:date="2026-09-01T15:37:00Z" w16du:dateUtc="2026-09-01T19:37:00Z">
        <w:r w:rsidR="001D7282">
          <w:t xml:space="preserve"> </w:t>
        </w:r>
      </w:ins>
      <w:del w:id="340" w:author="Estelle Park" w:date="2026-09-01T15:37:00Z" w16du:dateUtc="2026-09-01T19:37:00Z">
        <w:r w:rsidRPr="00003F8D" w:rsidDel="001D7282">
          <w:delText xml:space="preserve"> </w:delText>
        </w:r>
      </w:del>
      <w:r w:rsidRPr="00003F8D">
        <w:t xml:space="preserve">with defined </w:t>
      </w:r>
      <w:proofErr w:type="gramStart"/>
      <w:r w:rsidRPr="00003F8D">
        <w:t>turnaround, and</w:t>
      </w:r>
      <w:proofErr w:type="gramEnd"/>
      <w:r w:rsidRPr="00003F8D">
        <w:t xml:space="preserve"> derive a quantitative go/no-go </w:t>
      </w:r>
      <w:del w:id="341" w:author="Estelle Park" w:date="2026-09-01T15:37:00Z" w16du:dateUtc="2026-09-01T19:37:00Z">
        <w:r w:rsidRPr="00003F8D" w:rsidDel="001D7282">
          <w:delText xml:space="preserve">framework </w:delText>
        </w:r>
      </w:del>
      <w:ins w:id="342" w:author="Estelle Park" w:date="2026-09-01T15:37:00Z" w16du:dateUtc="2026-09-01T19:37:00Z">
        <w:r w:rsidR="001D7282">
          <w:t>criteria</w:t>
        </w:r>
        <w:r w:rsidR="001D7282" w:rsidRPr="00003F8D">
          <w:t xml:space="preserve"> </w:t>
        </w:r>
      </w:ins>
      <w:r w:rsidRPr="00003F8D">
        <w:t xml:space="preserve">that maps suborbital onset and recovery metrics to ISS-campaign readiness. Exos provides the suborbital experiment design and reduced-gravity flight validation. Milestone: reproducible pipeline across </w:t>
      </w:r>
      <w:del w:id="343" w:author="Estelle Park" w:date="2026-09-01T15:38:00Z" w16du:dateUtc="2026-09-01T19:38:00Z">
        <w:r w:rsidRPr="00003F8D" w:rsidDel="001D7282">
          <w:delText>≥2</w:delText>
        </w:r>
      </w:del>
      <w:ins w:id="344" w:author="Estelle Park" w:date="2026-09-01T15:38:00Z" w16du:dateUtc="2026-09-01T19:38:00Z">
        <w:r w:rsidR="001D7282">
          <w:t>at least two flights</w:t>
        </w:r>
      </w:ins>
      <w:del w:id="345" w:author="Estelle Park" w:date="2026-09-01T15:38:00Z" w16du:dateUtc="2026-09-01T19:38:00Z">
        <w:r w:rsidRPr="00003F8D" w:rsidDel="001D7282">
          <w:delText xml:space="preserve"> flights</w:delText>
        </w:r>
      </w:del>
      <w:r w:rsidRPr="00003F8D">
        <w:t xml:space="preserve"> and a validated scoring rubric adopted into the Phase II service concept.</w:t>
      </w:r>
    </w:p>
    <w:p w14:paraId="56457B27" w14:textId="77777777" w:rsidR="009D7479" w:rsidRPr="00003F8D" w:rsidRDefault="009D7479">
      <w:pPr>
        <w:spacing w:line="240" w:lineRule="auto"/>
        <w:rPr>
          <w:ins w:id="346" w:author="Estelle Park" w:date="2026-09-01T15:23:00Z" w16du:dateUtc="2026-09-01T19:23:00Z"/>
          <w:i/>
        </w:rPr>
        <w:pPrChange w:id="347" w:author="Estelle Park" w:date="2026-09-01T15:35:00Z" w16du:dateUtc="2026-09-01T19:35:00Z">
          <w:pPr>
            <w:spacing w:after="80"/>
          </w:pPr>
        </w:pPrChange>
      </w:pPr>
    </w:p>
    <w:p w14:paraId="7FD50CC5" w14:textId="4FD19453" w:rsidR="00472E3A" w:rsidRPr="00EE0DA5" w:rsidRDefault="00000000">
      <w:pPr>
        <w:spacing w:line="240" w:lineRule="auto"/>
        <w:rPr>
          <w:iCs/>
          <w:rPrChange w:id="348" w:author="Estelle Park" w:date="2026-09-01T15:38:00Z" w16du:dateUtc="2026-09-01T19:38:00Z">
            <w:rPr/>
          </w:rPrChange>
        </w:rPr>
        <w:pPrChange w:id="349" w:author="Estelle Park" w:date="2026-09-01T15:35:00Z" w16du:dateUtc="2026-09-01T19:35:00Z">
          <w:pPr>
            <w:spacing w:after="120"/>
          </w:pPr>
        </w:pPrChange>
      </w:pPr>
      <w:del w:id="350" w:author="Estelle Park" w:date="2026-09-01T15:38:00Z" w16du:dateUtc="2026-09-01T19:38:00Z">
        <w:r w:rsidRPr="00EE0DA5" w:rsidDel="00EE0DA5">
          <w:rPr>
            <w:iCs/>
            <w:rPrChange w:id="351" w:author="Estelle Park" w:date="2026-09-01T15:38:00Z" w16du:dateUtc="2026-09-01T19:38:00Z">
              <w:rPr>
                <w:i/>
              </w:rPr>
            </w:rPrChange>
          </w:rPr>
          <w:delText>Impact</w:delText>
        </w:r>
      </w:del>
      <w:ins w:id="352" w:author="Estelle Park" w:date="2026-09-01T15:38:00Z" w16du:dateUtc="2026-09-01T19:38:00Z">
        <w:r w:rsidR="00EE0DA5">
          <w:rPr>
            <w:b/>
            <w:bCs/>
            <w:iCs/>
          </w:rPr>
          <w:t>IMPACT</w:t>
        </w:r>
      </w:ins>
      <w:r w:rsidRPr="00EE0DA5">
        <w:rPr>
          <w:iCs/>
          <w:rPrChange w:id="353" w:author="Estelle Park" w:date="2026-09-01T15:38:00Z" w16du:dateUtc="2026-09-01T19:38:00Z">
            <w:rPr>
              <w:i/>
            </w:rPr>
          </w:rPrChange>
        </w:rPr>
        <w:t xml:space="preserve">: </w:t>
      </w:r>
      <w:ins w:id="354" w:author="Estelle Park" w:date="2026-09-01T15:39:00Z" w16du:dateUtc="2026-09-01T19:39:00Z">
        <w:r w:rsidR="00EE0DA5">
          <w:rPr>
            <w:iCs/>
          </w:rPr>
          <w:t xml:space="preserve">This project will deliver a </w:t>
        </w:r>
      </w:ins>
      <w:del w:id="355" w:author="Estelle Park" w:date="2026-09-01T15:39:00Z" w16du:dateUtc="2026-09-01T19:39:00Z">
        <w:r w:rsidRPr="00EE0DA5" w:rsidDel="00EE0DA5">
          <w:rPr>
            <w:iCs/>
            <w:rPrChange w:id="356" w:author="Estelle Park" w:date="2026-09-01T15:38:00Z" w16du:dateUtc="2026-09-01T19:38:00Z">
              <w:rPr>
                <w:i/>
              </w:rPr>
            </w:rPrChange>
          </w:rPr>
          <w:delText xml:space="preserve">a </w:delText>
        </w:r>
      </w:del>
      <w:r w:rsidRPr="00EE0DA5">
        <w:rPr>
          <w:iCs/>
          <w:rPrChange w:id="357" w:author="Estelle Park" w:date="2026-09-01T15:38:00Z" w16du:dateUtc="2026-09-01T19:38:00Z">
            <w:rPr>
              <w:i/>
            </w:rPr>
          </w:rPrChange>
        </w:rPr>
        <w:t xml:space="preserve">validated, reusable, low-cost microgravity screen and a first </w:t>
      </w:r>
      <w:del w:id="358" w:author="Estelle Park" w:date="2026-09-01T15:39:00Z" w16du:dateUtc="2026-09-01T19:39:00Z">
        <w:r w:rsidRPr="00EE0DA5" w:rsidDel="00EE0DA5">
          <w:rPr>
            <w:iCs/>
            <w:rPrChange w:id="359" w:author="Estelle Park" w:date="2026-09-01T15:38:00Z" w16du:dateUtc="2026-09-01T19:38:00Z">
              <w:rPr>
                <w:i/>
              </w:rPr>
            </w:rPrChange>
          </w:rPr>
          <w:delText>intestinal-MP</w:delText>
        </w:r>
      </w:del>
      <w:ins w:id="360" w:author="Estelle Park" w:date="2026-09-02T11:13:00Z" w16du:dateUtc="2026-09-02T15:13:00Z">
        <w:r w:rsidR="00412E84">
          <w:rPr>
            <w:iCs/>
          </w:rPr>
          <w:t>intestinal</w:t>
        </w:r>
      </w:ins>
      <w:ins w:id="361" w:author="Estelle Park" w:date="2026-09-01T15:39:00Z" w16du:dateUtc="2026-09-01T19:39:00Z">
        <w:r w:rsidR="00EE0DA5">
          <w:rPr>
            <w:iCs/>
          </w:rPr>
          <w:t xml:space="preserve"> organoid</w:t>
        </w:r>
      </w:ins>
      <w:ins w:id="362" w:author="Estelle Park" w:date="2026-09-02T11:13:00Z" w16du:dateUtc="2026-09-02T15:13:00Z">
        <w:r w:rsidR="00412E84">
          <w:rPr>
            <w:iCs/>
          </w:rPr>
          <w:t xml:space="preserve"> chip</w:t>
        </w:r>
      </w:ins>
      <w:del w:id="363" w:author="Estelle Park" w:date="2026-09-01T15:39:00Z" w16du:dateUtc="2026-09-01T19:39:00Z">
        <w:r w:rsidRPr="00EE0DA5" w:rsidDel="00EE0DA5">
          <w:rPr>
            <w:iCs/>
            <w:rPrChange w:id="364" w:author="Estelle Park" w:date="2026-09-01T15:38:00Z" w16du:dateUtc="2026-09-01T19:38:00Z">
              <w:rPr>
                <w:i/>
              </w:rPr>
            </w:rPrChange>
          </w:rPr>
          <w:delText>S</w:delText>
        </w:r>
      </w:del>
      <w:r w:rsidRPr="00EE0DA5">
        <w:rPr>
          <w:iCs/>
          <w:rPrChange w:id="365" w:author="Estelle Park" w:date="2026-09-01T15:38:00Z" w16du:dateUtc="2026-09-01T19:38:00Z">
            <w:rPr>
              <w:i/>
            </w:rPr>
          </w:rPrChange>
        </w:rPr>
        <w:t xml:space="preserve"> onset-and-recovery dataset that reduce the cost and risk of NIH orbital </w:t>
      </w:r>
      <w:ins w:id="366" w:author="Estelle Park" w:date="2026-09-02T11:13:00Z" w16du:dateUtc="2026-09-02T15:13:00Z">
        <w:r w:rsidR="00412E84">
          <w:rPr>
            <w:iCs/>
          </w:rPr>
          <w:t>MPS and organoid</w:t>
        </w:r>
      </w:ins>
      <w:ins w:id="367" w:author="Estelle Park" w:date="2026-09-01T15:39:00Z" w16du:dateUtc="2026-09-01T19:39:00Z">
        <w:r w:rsidR="00EE0DA5">
          <w:rPr>
            <w:iCs/>
          </w:rPr>
          <w:t xml:space="preserve"> research</w:t>
        </w:r>
      </w:ins>
      <w:del w:id="368" w:author="Estelle Park" w:date="2026-09-01T15:39:00Z" w16du:dateUtc="2026-09-01T19:39:00Z">
        <w:r w:rsidRPr="00EE0DA5" w:rsidDel="00EE0DA5">
          <w:rPr>
            <w:iCs/>
            <w:rPrChange w:id="369" w:author="Estelle Park" w:date="2026-09-01T15:38:00Z" w16du:dateUtc="2026-09-01T19:38:00Z">
              <w:rPr>
                <w:i/>
              </w:rPr>
            </w:rPrChange>
          </w:rPr>
          <w:delText>MPS science</w:delText>
        </w:r>
      </w:del>
      <w:r w:rsidRPr="00EE0DA5">
        <w:rPr>
          <w:iCs/>
          <w:rPrChange w:id="370" w:author="Estelle Park" w:date="2026-09-01T15:38:00Z" w16du:dateUtc="2026-09-01T19:38:00Z">
            <w:rPr>
              <w:i/>
            </w:rPr>
          </w:rPrChange>
        </w:rPr>
        <w:t xml:space="preserve"> and seed a self-sustaining suborbital screening service.</w:t>
      </w:r>
    </w:p>
    <w:bookmarkEnd w:id="120"/>
    <w:p w14:paraId="2B57D854" w14:textId="77777777" w:rsidR="00472E3A" w:rsidRPr="00003F8D" w:rsidRDefault="00000000">
      <w:pPr>
        <w:spacing w:line="240" w:lineRule="auto"/>
        <w:pPrChange w:id="371" w:author="Estelle Park" w:date="2026-09-01T15:35:00Z" w16du:dateUtc="2026-09-01T19:35:00Z">
          <w:pPr/>
        </w:pPrChange>
      </w:pPr>
      <w:r w:rsidRPr="00003F8D">
        <w:br w:type="page"/>
      </w:r>
    </w:p>
    <w:p w14:paraId="6412E49B" w14:textId="77777777" w:rsidR="00472E3A" w:rsidRPr="00003F8D" w:rsidRDefault="00000000">
      <w:pPr>
        <w:spacing w:before="40" w:line="240" w:lineRule="auto"/>
        <w:pPrChange w:id="372" w:author="Estelle Park" w:date="2026-09-01T15:35:00Z" w16du:dateUtc="2026-09-01T19:35:00Z">
          <w:pPr>
            <w:spacing w:before="40" w:after="120"/>
          </w:pPr>
        </w:pPrChange>
      </w:pPr>
      <w:r w:rsidRPr="00003F8D">
        <w:rPr>
          <w:b/>
          <w:color w:val="0A3D7C"/>
          <w:rPrChange w:id="373" w:author="Estelle Park" w:date="2026-09-01T15:35:00Z" w16du:dateUtc="2026-09-01T19:35:00Z">
            <w:rPr>
              <w:b/>
              <w:color w:val="0A3D7C"/>
              <w:sz w:val="26"/>
            </w:rPr>
          </w:rPrChange>
        </w:rPr>
        <w:lastRenderedPageBreak/>
        <w:t>Research Strategy</w:t>
      </w:r>
    </w:p>
    <w:p w14:paraId="43D90332" w14:textId="77777777" w:rsidR="00472E3A" w:rsidRPr="00003F8D" w:rsidRDefault="00000000">
      <w:pPr>
        <w:spacing w:before="160" w:line="240" w:lineRule="auto"/>
        <w:pPrChange w:id="374" w:author="Estelle Park" w:date="2026-09-01T15:35:00Z" w16du:dateUtc="2026-09-01T19:35:00Z">
          <w:pPr>
            <w:spacing w:before="160" w:after="60"/>
          </w:pPr>
        </w:pPrChange>
      </w:pPr>
      <w:r w:rsidRPr="00003F8D">
        <w:rPr>
          <w:b/>
          <w:color w:val="0A3D7C"/>
          <w:rPrChange w:id="375" w:author="Estelle Park" w:date="2026-09-01T15:35:00Z" w16du:dateUtc="2026-09-01T19:35:00Z">
            <w:rPr>
              <w:b/>
              <w:color w:val="0A3D7C"/>
              <w:sz w:val="23"/>
            </w:rPr>
          </w:rPrChange>
        </w:rPr>
        <w:t>A. Significance</w:t>
      </w:r>
    </w:p>
    <w:p w14:paraId="775C7CC9" w14:textId="14C446D3" w:rsidR="00472E3A" w:rsidRPr="00003F8D" w:rsidRDefault="00000000">
      <w:pPr>
        <w:spacing w:line="240" w:lineRule="auto"/>
        <w:pPrChange w:id="376" w:author="Estelle Park" w:date="2026-09-01T15:35:00Z" w16du:dateUtc="2026-09-01T19:35:00Z">
          <w:pPr>
            <w:spacing w:after="120"/>
          </w:pPr>
        </w:pPrChange>
      </w:pPr>
      <w:r w:rsidRPr="00916317">
        <w:rPr>
          <w:b/>
          <w:bCs/>
          <w:rPrChange w:id="377" w:author="Estelle Park" w:date="2026-09-01T16:33:00Z" w16du:dateUtc="2026-09-01T20:33:00Z">
            <w:rPr/>
          </w:rPrChange>
        </w:rPr>
        <w:t>The problem.</w:t>
      </w:r>
      <w:r w:rsidRPr="00003F8D">
        <w:t xml:space="preserve"> NIH has invested heavily in </w:t>
      </w:r>
      <w:proofErr w:type="spellStart"/>
      <w:r w:rsidRPr="00003F8D">
        <w:t>microphysiological</w:t>
      </w:r>
      <w:proofErr w:type="spellEnd"/>
      <w:r w:rsidRPr="00003F8D">
        <w:t xml:space="preserve"> systems</w:t>
      </w:r>
      <w:ins w:id="378" w:author="Estelle Park" w:date="2026-09-01T16:34:00Z" w16du:dateUtc="2026-09-01T20:34:00Z">
        <w:r w:rsidR="00916317">
          <w:t xml:space="preserve"> (MPS)</w:t>
        </w:r>
      </w:ins>
      <w:ins w:id="379" w:author="Estelle Park" w:date="2026-09-02T11:27:00Z" w16du:dateUtc="2026-09-02T15:27:00Z">
        <w:r w:rsidR="00262011">
          <w:t xml:space="preserve"> and organ</w:t>
        </w:r>
      </w:ins>
      <w:ins w:id="380" w:author="Estelle Park" w:date="2026-09-02T11:28:00Z" w16du:dateUtc="2026-09-02T15:28:00Z">
        <w:r w:rsidR="00262011">
          <w:t>oid models</w:t>
        </w:r>
      </w:ins>
      <w:r w:rsidRPr="00003F8D">
        <w:t xml:space="preserve"> to improve preclinical predictivity, and the NCATS/NIBIB Tissue Chips in Space program (a NCATS + NIBIB partnership) showed that microgravity is a uniquely revealing stressor for these systems</w:t>
      </w:r>
      <w:ins w:id="381" w:author="Estelle Park" w:date="2026-09-01T16:34:00Z" w16du:dateUtc="2026-09-01T20:34:00Z">
        <w:r w:rsidR="00916317">
          <w:t>.</w:t>
        </w:r>
      </w:ins>
      <w:r w:rsidRPr="00003F8D">
        <w:t xml:space="preserve"> </w:t>
      </w:r>
      <w:del w:id="382" w:author="Estelle Park" w:date="2026-09-01T16:34:00Z" w16du:dateUtc="2026-09-01T20:34:00Z">
        <w:r w:rsidRPr="00003F8D" w:rsidDel="00916317">
          <w:delText xml:space="preserve">— </w:delText>
        </w:r>
      </w:del>
      <w:r w:rsidRPr="00003F8D">
        <w:t>MPS flown to ISS displayed altered barrier function and tissue phenotype relevant both to astronaut health and to ground disease and aging models</w:t>
      </w:r>
      <w:ins w:id="383" w:author="Estelle Park" w:date="2026-09-01T16:34:00Z" w16du:dateUtc="2026-09-01T20:34:00Z">
        <w:r w:rsidR="00916317">
          <w:t xml:space="preserve"> [</w:t>
        </w:r>
        <w:r w:rsidR="00916317" w:rsidRPr="00916317">
          <w:rPr>
            <w:highlight w:val="yellow"/>
            <w:rPrChange w:id="384" w:author="Estelle Park" w:date="2026-09-01T16:34:00Z" w16du:dateUtc="2026-09-01T20:34:00Z">
              <w:rPr/>
            </w:rPrChange>
          </w:rPr>
          <w:t>refs</w:t>
        </w:r>
        <w:r w:rsidR="00916317">
          <w:t>]</w:t>
        </w:r>
      </w:ins>
      <w:r w:rsidRPr="00003F8D">
        <w:t xml:space="preserve">. </w:t>
      </w:r>
      <w:ins w:id="385" w:author="Estelle Park" w:date="2026-09-02T11:28:00Z" w16du:dateUtc="2026-09-02T15:28:00Z">
        <w:r w:rsidR="00262011">
          <w:t>Intestinal</w:t>
        </w:r>
      </w:ins>
      <w:ins w:id="386" w:author="Estelle Park" w:date="2026-09-01T16:35:00Z" w16du:dateUtc="2026-09-01T20:35:00Z">
        <w:r w:rsidR="00916317">
          <w:t xml:space="preserve"> organoids are </w:t>
        </w:r>
      </w:ins>
      <w:del w:id="387" w:author="Estelle Park" w:date="2026-09-01T16:35:00Z" w16du:dateUtc="2026-09-01T20:35:00Z">
        <w:r w:rsidRPr="00003F8D" w:rsidDel="00916317">
          <w:delText xml:space="preserve">The </w:delText>
        </w:r>
      </w:del>
      <w:del w:id="388" w:author="Estelle Park" w:date="2026-09-01T16:34:00Z" w16du:dateUtc="2026-09-01T20:34:00Z">
        <w:r w:rsidRPr="00003F8D" w:rsidDel="00916317">
          <w:delText xml:space="preserve">intestinal epithelium </w:delText>
        </w:r>
      </w:del>
      <w:del w:id="389" w:author="Estelle Park" w:date="2026-09-01T16:35:00Z" w16du:dateUtc="2026-09-01T20:35:00Z">
        <w:r w:rsidRPr="00003F8D" w:rsidDel="00916317">
          <w:delText xml:space="preserve">is </w:delText>
        </w:r>
      </w:del>
      <w:r w:rsidRPr="00003F8D">
        <w:t xml:space="preserve">a particularly high-value </w:t>
      </w:r>
      <w:del w:id="390" w:author="Estelle Park" w:date="2026-09-01T16:37:00Z" w16du:dateUtc="2026-09-01T20:37:00Z">
        <w:r w:rsidRPr="00003F8D" w:rsidDel="00916317">
          <w:delText>target</w:delText>
        </w:r>
      </w:del>
      <w:ins w:id="391" w:author="Estelle Park" w:date="2026-09-01T16:37:00Z" w16du:dateUtc="2026-09-01T20:37:00Z">
        <w:r w:rsidR="00916317">
          <w:t xml:space="preserve">model </w:t>
        </w:r>
      </w:ins>
      <w:ins w:id="392" w:author="Estelle Park" w:date="2026-09-01T16:35:00Z" w16du:dateUtc="2026-09-01T20:35:00Z">
        <w:r w:rsidR="00916317">
          <w:t xml:space="preserve">because </w:t>
        </w:r>
      </w:ins>
      <w:ins w:id="393" w:author="Estelle Park" w:date="2026-09-02T11:29:00Z" w16du:dateUtc="2026-09-02T15:29:00Z">
        <w:r w:rsidR="00262011">
          <w:t>the intestinal epithelium undergoes continuous stem</w:t>
        </w:r>
      </w:ins>
      <w:ins w:id="394" w:author="Estelle Park" w:date="2026-09-02T11:30:00Z" w16du:dateUtc="2026-09-02T15:30:00Z">
        <w:r w:rsidR="00262011">
          <w:t xml:space="preserve"> cell-driven renewal and must rapidly restore its cellular composition after environmental stress [</w:t>
        </w:r>
        <w:r w:rsidR="00262011" w:rsidRPr="00262011">
          <w:rPr>
            <w:highlight w:val="yellow"/>
            <w:rPrChange w:id="395" w:author="Estelle Park" w:date="2026-09-02T11:33:00Z" w16du:dateUtc="2026-09-02T15:33:00Z">
              <w:rPr/>
            </w:rPrChange>
          </w:rPr>
          <w:t>refs</w:t>
        </w:r>
        <w:r w:rsidR="00262011">
          <w:t>]. A</w:t>
        </w:r>
      </w:ins>
      <w:ins w:id="396" w:author="Estelle Park" w:date="2026-09-02T11:28:00Z" w16du:dateUtc="2026-09-02T15:28:00Z">
        <w:r w:rsidR="00262011">
          <w:t xml:space="preserve">dult intestinal stem cells </w:t>
        </w:r>
      </w:ins>
      <w:ins w:id="397" w:author="Estelle Park" w:date="2026-09-02T11:30:00Z" w16du:dateUtc="2026-09-02T15:30:00Z">
        <w:r w:rsidR="00262011">
          <w:t xml:space="preserve">generate absorptive and secretory </w:t>
        </w:r>
      </w:ins>
      <w:ins w:id="398" w:author="Estelle Park" w:date="2026-09-02T11:31:00Z" w16du:dateUtc="2026-09-02T15:31:00Z">
        <w:r w:rsidR="00262011">
          <w:t>lineages</w:t>
        </w:r>
      </w:ins>
      <w:ins w:id="399" w:author="Estelle Park" w:date="2026-09-02T11:30:00Z" w16du:dateUtc="2026-09-02T15:30:00Z">
        <w:r w:rsidR="00262011">
          <w:t xml:space="preserve"> through a sequence of proliferation, differentiation, and 3D morphogenesis </w:t>
        </w:r>
      </w:ins>
      <w:ins w:id="400" w:author="Estelle Park" w:date="2026-09-02T11:31:00Z" w16du:dateUtc="2026-09-02T15:31:00Z">
        <w:r w:rsidR="00262011">
          <w:t>[</w:t>
        </w:r>
        <w:r w:rsidR="00262011" w:rsidRPr="00262011">
          <w:rPr>
            <w:highlight w:val="yellow"/>
            <w:rPrChange w:id="401" w:author="Estelle Park" w:date="2026-09-02T11:31:00Z" w16du:dateUtc="2026-09-02T15:31:00Z">
              <w:rPr/>
            </w:rPrChange>
          </w:rPr>
          <w:t>ref</w:t>
        </w:r>
        <w:r w:rsidR="00262011">
          <w:t xml:space="preserve">] </w:t>
        </w:r>
      </w:ins>
      <w:ins w:id="402" w:author="Estelle Park" w:date="2026-09-02T11:30:00Z" w16du:dateUtc="2026-09-02T15:30:00Z">
        <w:r w:rsidR="00262011">
          <w:t>that can be quantified after flight</w:t>
        </w:r>
      </w:ins>
      <w:ins w:id="403" w:author="Estelle Park" w:date="2026-09-02T11:28:00Z" w16du:dateUtc="2026-09-02T15:28:00Z">
        <w:r w:rsidR="00262011">
          <w:t xml:space="preserve">. </w:t>
        </w:r>
      </w:ins>
      <w:ins w:id="404" w:author="Estelle Park" w:date="2026-09-02T11:32:00Z" w16du:dateUtc="2026-09-02T15:32:00Z">
        <w:r w:rsidR="00262011">
          <w:t xml:space="preserve">These linked outcomes make it possible to determine whether a brief flight exposure changes immediate cellular organization or instead becomes evident only when the recovered tissue attempts to regrow and </w:t>
        </w:r>
      </w:ins>
      <w:ins w:id="405" w:author="Estelle Park" w:date="2026-09-02T11:33:00Z" w16du:dateUtc="2026-09-02T15:33:00Z">
        <w:r w:rsidR="00262011">
          <w:t>differentiate</w:t>
        </w:r>
      </w:ins>
      <w:ins w:id="406" w:author="Estelle Park" w:date="2026-09-01T16:38:00Z" w16du:dateUtc="2026-09-01T20:38:00Z">
        <w:r w:rsidR="00916317">
          <w:t xml:space="preserve">, enabling us to determine how microgravity affects </w:t>
        </w:r>
      </w:ins>
      <w:ins w:id="407" w:author="Estelle Park" w:date="2026-09-02T11:33:00Z" w16du:dateUtc="2026-09-02T15:33:00Z">
        <w:r w:rsidR="00262011">
          <w:t>intestinal</w:t>
        </w:r>
      </w:ins>
      <w:ins w:id="408" w:author="Estelle Park" w:date="2026-09-01T16:38:00Z" w16du:dateUtc="2026-09-01T20:38:00Z">
        <w:r w:rsidR="00916317">
          <w:t xml:space="preserve"> development, specialized function, and regenerati</w:t>
        </w:r>
      </w:ins>
      <w:ins w:id="409" w:author="Estelle Park" w:date="2026-09-02T11:33:00Z" w16du:dateUtc="2026-09-02T15:33:00Z">
        <w:r w:rsidR="00262011">
          <w:t>on</w:t>
        </w:r>
      </w:ins>
      <w:ins w:id="410" w:author="Estelle Park" w:date="2026-09-01T16:35:00Z" w16du:dateUtc="2026-09-01T20:35:00Z">
        <w:r w:rsidR="00916317">
          <w:t>.</w:t>
        </w:r>
      </w:ins>
      <w:del w:id="411" w:author="Estelle Park" w:date="2026-09-01T16:38:00Z" w16du:dateUtc="2026-09-01T20:38:00Z">
        <w:r w:rsidRPr="00003F8D" w:rsidDel="00916317">
          <w:delText>: gut barrier integrity governs drug absorption and systemic exposure, it is a primary interface for radiation and immune effects of spaceflight, and it is one of the most regeneratively active tissues in the body — making it uniquely informative about how epithelium is perturbed by, and recovers from, microgravity.</w:delText>
        </w:r>
      </w:del>
      <w:r w:rsidRPr="00003F8D">
        <w:t xml:space="preserve"> </w:t>
      </w:r>
      <w:ins w:id="412" w:author="Estelle Park" w:date="2026-09-01T16:38:00Z" w16du:dateUtc="2026-09-01T20:38:00Z">
        <w:r w:rsidR="00916317">
          <w:t xml:space="preserve">The principal access point for microgravity research remains the ISS, where </w:t>
        </w:r>
      </w:ins>
      <w:del w:id="413" w:author="Estelle Park" w:date="2026-09-01T16:39:00Z" w16du:dateUtc="2026-09-01T20:39:00Z">
        <w:r w:rsidRPr="00003F8D" w:rsidDel="00916317">
          <w:delText xml:space="preserve">That program also exposed the bottleneck: microgravity access for MPS is effectively synonymous with the ISS. An ISS MPS experiment carries </w:delText>
        </w:r>
      </w:del>
      <w:r w:rsidRPr="00003F8D">
        <w:t xml:space="preserve">multi-year lead times, six- to seven-figure cost, constrained crew time, and launch/transit delays that both gate throughput and blur the earliest phase of the biological response. Two consequences follow. First, investigators fly un-screened hardware: a fluidic seal, bubble-management, or viability failure discovered on orbit is enormously expensive. Second, the onset window — the first seconds to minutes in which </w:t>
      </w:r>
      <w:proofErr w:type="spellStart"/>
      <w:r w:rsidRPr="00003F8D">
        <w:t>gravisensing</w:t>
      </w:r>
      <w:proofErr w:type="spellEnd"/>
      <w:r w:rsidRPr="00003F8D">
        <w:t>, cytoskeletal remodeling, and fluid-shift signaling initiate — and the tissue's post-return regenerative response are essentially unobservable on ISS, because payloads reach microgravity hours after handling and are recovered on a timeline far removed from the cells' first exposure.</w:t>
      </w:r>
    </w:p>
    <w:p w14:paraId="322C333E" w14:textId="6D15ED50" w:rsidR="00472E3A" w:rsidRPr="00003F8D" w:rsidRDefault="00000000">
      <w:pPr>
        <w:spacing w:line="240" w:lineRule="auto"/>
        <w:pPrChange w:id="414" w:author="Estelle Park" w:date="2026-09-01T15:35:00Z" w16du:dateUtc="2026-09-01T19:35:00Z">
          <w:pPr>
            <w:spacing w:after="120"/>
          </w:pPr>
        </w:pPrChange>
      </w:pPr>
      <w:r w:rsidRPr="00916317">
        <w:rPr>
          <w:b/>
          <w:bCs/>
          <w:rPrChange w:id="415" w:author="Estelle Park" w:date="2026-09-01T16:40:00Z" w16du:dateUtc="2026-09-01T20:40:00Z">
            <w:rPr/>
          </w:rPrChange>
        </w:rPr>
        <w:t>Why suborbital, and why now</w:t>
      </w:r>
      <w:r w:rsidRPr="00003F8D">
        <w:t xml:space="preserve">. A reusable suborbital vehicle </w:t>
      </w:r>
      <w:del w:id="416" w:author="Estelle Park" w:date="2026-09-01T16:41:00Z" w16du:dateUtc="2026-09-01T20:41:00Z">
        <w:r w:rsidRPr="00003F8D" w:rsidDel="00A54DF5">
          <w:delText xml:space="preserve">delivers </w:delText>
        </w:r>
      </w:del>
      <w:ins w:id="417" w:author="Estelle Park" w:date="2026-09-01T16:41:00Z" w16du:dateUtc="2026-09-01T20:41:00Z">
        <w:r w:rsidR="00A54DF5">
          <w:t>provides</w:t>
        </w:r>
        <w:r w:rsidR="00A54DF5" w:rsidRPr="00003F8D">
          <w:t xml:space="preserve"> </w:t>
        </w:r>
      </w:ins>
      <w:r w:rsidRPr="00003F8D">
        <w:t>a</w:t>
      </w:r>
      <w:ins w:id="418" w:author="Estelle Park" w:date="2026-09-01T16:41:00Z" w16du:dateUtc="2026-09-01T20:41:00Z">
        <w:r w:rsidR="00A54DF5">
          <w:t>pproximately</w:t>
        </w:r>
      </w:ins>
      <w:del w:id="419" w:author="Estelle Park" w:date="2026-09-01T16:41:00Z" w16du:dateUtc="2026-09-01T20:41:00Z">
        <w:r w:rsidRPr="00003F8D" w:rsidDel="00A54DF5">
          <w:delText xml:space="preserve"> clean ~3</w:delText>
        </w:r>
      </w:del>
      <w:ins w:id="420" w:author="Estelle Park" w:date="2026-09-01T16:41:00Z" w16du:dateUtc="2026-09-01T20:41:00Z">
        <w:r w:rsidR="00A54DF5">
          <w:t xml:space="preserve"> 3</w:t>
        </w:r>
      </w:ins>
      <w:r w:rsidRPr="00003F8D">
        <w:t>–4 minute</w:t>
      </w:r>
      <w:ins w:id="421" w:author="Estelle Park" w:date="2026-09-01T16:41:00Z" w16du:dateUtc="2026-09-01T20:41:00Z">
        <w:r w:rsidR="00A54DF5">
          <w:t>s of</w:t>
        </w:r>
      </w:ins>
      <w:r w:rsidRPr="00003F8D">
        <w:t xml:space="preserve"> microgravity plateau with the payload in the investigator's hands within hours — recovered intact for immediate assay and for post-flight culture. This</w:t>
      </w:r>
      <w:ins w:id="422" w:author="Estelle Park" w:date="2026-09-01T16:41:00Z" w16du:dateUtc="2026-09-01T20:41:00Z">
        <w:r w:rsidR="002C571B">
          <w:t xml:space="preserve"> flight profile</w:t>
        </w:r>
      </w:ins>
      <w:r w:rsidRPr="00003F8D">
        <w:t xml:space="preserve"> is the natural instrument for three things ISS cannot cheaply provide: (1) low-cost, rapid-turnaround screening to de-risk hardware and protocols before an orbital commitment; (2) direct capture of onset kinetics; and (3) measurement of post-flight regenerative capacity from intact, quickly recovered tissue. Suborbital flight does not replace sustained-µg ISS science; it screens and de-risks before it, and it interrogates time windows ISS obscures. The NIH SBIR/STTR program was reauthorized in April 2026; microgravity is investigator-initiated (not a named topic), and a device/platform framing fits NIBIB, which co-</w:t>
      </w:r>
      <w:proofErr w:type="spellStart"/>
      <w:r w:rsidRPr="00003F8D">
        <w:t>funded</w:t>
      </w:r>
      <w:proofErr w:type="spellEnd"/>
      <w:r w:rsidRPr="00003F8D">
        <w:t xml:space="preserve"> the Tissue Chips in Space program and already holds microgravity MPS in its portfolio (NIA secondary for µg-accelerated-aging angles).</w:t>
      </w:r>
    </w:p>
    <w:p w14:paraId="64B68D8A" w14:textId="473F6525" w:rsidR="00472E3A" w:rsidDel="002C571B" w:rsidRDefault="00000000" w:rsidP="002C571B">
      <w:pPr>
        <w:spacing w:line="240" w:lineRule="auto"/>
        <w:rPr>
          <w:del w:id="423" w:author="Estelle Park" w:date="2026-09-01T16:44:00Z" w16du:dateUtc="2026-09-01T20:44:00Z"/>
        </w:rPr>
      </w:pPr>
      <w:r w:rsidRPr="002C571B">
        <w:rPr>
          <w:b/>
          <w:bCs/>
          <w:rPrChange w:id="424" w:author="Estelle Park" w:date="2026-09-01T16:42:00Z" w16du:dateUtc="2026-09-01T20:42:00Z">
            <w:rPr/>
          </w:rPrChange>
        </w:rPr>
        <w:t>Significance of success.</w:t>
      </w:r>
      <w:r w:rsidRPr="00003F8D">
        <w:t xml:space="preserve"> A validated suborbital screen would let every NIH-funded </w:t>
      </w:r>
      <w:ins w:id="425" w:author="Estelle Park" w:date="2026-09-02T11:34:00Z" w16du:dateUtc="2026-09-02T15:34:00Z">
        <w:r w:rsidR="00262011">
          <w:t xml:space="preserve">organoid and </w:t>
        </w:r>
      </w:ins>
      <w:r w:rsidRPr="00003F8D">
        <w:t>MPS group</w:t>
      </w:r>
      <w:ins w:id="426" w:author="Estelle Park" w:date="2026-09-02T11:34:00Z" w16du:dateUtc="2026-09-02T15:34:00Z">
        <w:r w:rsidR="00262011">
          <w:t>s to</w:t>
        </w:r>
      </w:ins>
      <w:r w:rsidRPr="00003F8D">
        <w:t xml:space="preserve"> test hardware and protocol before spending orbital dollars — “screen on BLK3, fly the winners to ISS” — and would create the first systematic onset-and-recovery datasets for </w:t>
      </w:r>
      <w:del w:id="427" w:author="Estelle Park" w:date="2026-09-01T16:42:00Z" w16du:dateUtc="2026-09-01T20:42:00Z">
        <w:r w:rsidRPr="00003F8D" w:rsidDel="002C571B">
          <w:delText xml:space="preserve">intestinal </w:delText>
        </w:r>
      </w:del>
      <w:ins w:id="428" w:author="Estelle Park" w:date="2026-09-02T11:34:00Z" w16du:dateUtc="2026-09-02T15:34:00Z">
        <w:r w:rsidR="00262011">
          <w:t xml:space="preserve">intestinal </w:t>
        </w:r>
      </w:ins>
      <w:r w:rsidRPr="00003F8D">
        <w:t xml:space="preserve">(and, in Phase II, </w:t>
      </w:r>
      <w:del w:id="429" w:author="Estelle Park" w:date="2026-09-01T16:43:00Z" w16du:dateUtc="2026-09-01T20:43:00Z">
        <w:r w:rsidRPr="00003F8D" w:rsidDel="002C571B">
          <w:delText>hepatic</w:delText>
        </w:r>
      </w:del>
      <w:ins w:id="430" w:author="Estelle Park" w:date="2026-09-02T11:34:00Z" w16du:dateUtc="2026-09-02T15:34:00Z">
        <w:r w:rsidR="00262011">
          <w:t>liver</w:t>
        </w:r>
      </w:ins>
      <w:r w:rsidRPr="00003F8D">
        <w:t xml:space="preserve">) </w:t>
      </w:r>
      <w:del w:id="431" w:author="Estelle Park" w:date="2026-09-01T16:43:00Z" w16du:dateUtc="2026-09-01T20:43:00Z">
        <w:r w:rsidRPr="00003F8D" w:rsidDel="002C571B">
          <w:delText>MPS</w:delText>
        </w:r>
      </w:del>
      <w:ins w:id="432" w:author="Estelle Park" w:date="2026-09-01T16:43:00Z" w16du:dateUtc="2026-09-01T20:43:00Z">
        <w:r w:rsidR="002C571B">
          <w:t>organoid</w:t>
        </w:r>
      </w:ins>
      <w:ins w:id="433" w:author="Estelle Park" w:date="2026-09-02T11:34:00Z" w16du:dateUtc="2026-09-02T15:34:00Z">
        <w:r w:rsidR="00262011">
          <w:t xml:space="preserve"> chips</w:t>
        </w:r>
      </w:ins>
      <w:r w:rsidRPr="00003F8D">
        <w:t xml:space="preserve">. </w:t>
      </w:r>
      <w:ins w:id="434" w:author="Estelle Park" w:date="2026-09-01T16:44:00Z">
        <w:r w:rsidR="002C571B" w:rsidRPr="002C571B">
          <w:t xml:space="preserve">A successful Phase I study will define sensitive biological endpoints, identify stage-specific payload requirements, and provide quantitative readiness criteria for longer-duration organoid </w:t>
        </w:r>
      </w:ins>
      <w:ins w:id="435" w:author="Estelle Park" w:date="2026-09-02T11:35:00Z" w16du:dateUtc="2026-09-02T15:35:00Z">
        <w:r w:rsidR="00EB753F">
          <w:t xml:space="preserve">chip </w:t>
        </w:r>
      </w:ins>
      <w:ins w:id="436" w:author="Estelle Park" w:date="2026-09-01T16:44:00Z">
        <w:r w:rsidR="002C571B" w:rsidRPr="002C571B">
          <w:t>studies. The same payload architecture and decision framework can subsequently support additional human organoid models.</w:t>
        </w:r>
      </w:ins>
      <w:del w:id="437" w:author="Estelle Park" w:date="2026-09-01T16:44:00Z" w16du:dateUtc="2026-09-01T20:44:00Z">
        <w:r w:rsidRPr="00003F8D" w:rsidDel="002C571B">
          <w:delText>Intestinal MPS is the right beachhead: the Purdue Park laboratory brings established MPS / organ-on-chip and intestinal &amp; hepatic organoid capability, including quantitative post-flight regeneration readouts (organoid-forming efficiency, crypt-like budding, proliferation, epithelial organization, barrier recovery) — the assays and the biology are already in hand.</w:delText>
        </w:r>
      </w:del>
    </w:p>
    <w:p w14:paraId="5869DB8F" w14:textId="77777777" w:rsidR="002C571B" w:rsidRPr="00003F8D" w:rsidRDefault="002C571B">
      <w:pPr>
        <w:spacing w:line="240" w:lineRule="auto"/>
        <w:rPr>
          <w:ins w:id="438" w:author="Estelle Park" w:date="2026-09-01T16:44:00Z" w16du:dateUtc="2026-09-01T20:44:00Z"/>
        </w:rPr>
        <w:pPrChange w:id="439" w:author="Estelle Park" w:date="2026-09-01T15:35:00Z" w16du:dateUtc="2026-09-01T19:35:00Z">
          <w:pPr>
            <w:spacing w:after="120"/>
          </w:pPr>
        </w:pPrChange>
      </w:pPr>
    </w:p>
    <w:p w14:paraId="4A60D3EE" w14:textId="77777777" w:rsidR="00472E3A" w:rsidRPr="00003F8D" w:rsidRDefault="00000000">
      <w:pPr>
        <w:spacing w:line="240" w:lineRule="auto"/>
        <w:pPrChange w:id="440" w:author="Estelle Park" w:date="2026-09-01T15:35:00Z" w16du:dateUtc="2026-09-01T19:35:00Z">
          <w:pPr>
            <w:spacing w:before="160" w:after="60"/>
          </w:pPr>
        </w:pPrChange>
      </w:pPr>
      <w:r w:rsidRPr="00003F8D">
        <w:rPr>
          <w:b/>
          <w:color w:val="0A3D7C"/>
          <w:rPrChange w:id="441" w:author="Estelle Park" w:date="2026-09-01T15:35:00Z" w16du:dateUtc="2026-09-01T19:35:00Z">
            <w:rPr>
              <w:b/>
              <w:color w:val="0A3D7C"/>
              <w:sz w:val="23"/>
            </w:rPr>
          </w:rPrChange>
        </w:rPr>
        <w:t>B. Innovation</w:t>
      </w:r>
    </w:p>
    <w:p w14:paraId="7FAF2168" w14:textId="010B1F43" w:rsidR="00472E3A" w:rsidRPr="00003F8D" w:rsidRDefault="00D30768">
      <w:pPr>
        <w:spacing w:line="240" w:lineRule="auto"/>
        <w:pPrChange w:id="442" w:author="Estelle Park" w:date="2026-09-01T16:46:00Z" w16du:dateUtc="2026-09-01T20:46:00Z">
          <w:pPr>
            <w:spacing w:after="60"/>
            <w:ind w:left="320"/>
          </w:pPr>
        </w:pPrChange>
      </w:pPr>
      <w:ins w:id="443" w:author="Estelle Park" w:date="2026-09-01T16:46:00Z" w16du:dateUtc="2026-09-01T20:46:00Z">
        <w:r>
          <w:rPr>
            <w:b/>
          </w:rPr>
          <w:t xml:space="preserve">Platform innovation. </w:t>
        </w:r>
        <w:r>
          <w:rPr>
            <w:bCs/>
          </w:rPr>
          <w:t xml:space="preserve">Exos will </w:t>
        </w:r>
      </w:ins>
      <w:ins w:id="444" w:author="Estelle Park" w:date="2026-09-01T16:47:00Z" w16du:dateUtc="2026-09-01T20:47:00Z">
        <w:r>
          <w:rPr>
            <w:bCs/>
          </w:rPr>
          <w:t>convert BLK3 into a standardized, environmentally controlled, recoverable suborbital organoid</w:t>
        </w:r>
      </w:ins>
      <w:ins w:id="445" w:author="Estelle Park" w:date="2026-09-02T11:37:00Z" w16du:dateUtc="2026-09-02T15:37:00Z">
        <w:r w:rsidR="0011240A">
          <w:rPr>
            <w:bCs/>
          </w:rPr>
          <w:t xml:space="preserve"> chip</w:t>
        </w:r>
      </w:ins>
      <w:ins w:id="446" w:author="Estelle Park" w:date="2026-09-01T16:47:00Z" w16du:dateUtc="2026-09-01T20:47:00Z">
        <w:r>
          <w:rPr>
            <w:bCs/>
          </w:rPr>
          <w:t xml:space="preserve"> research platform</w:t>
        </w:r>
      </w:ins>
      <w:ins w:id="447" w:author="Estelle Park" w:date="2026-09-01T16:48:00Z" w16du:dateUtc="2026-09-01T20:48:00Z">
        <w:r>
          <w:rPr>
            <w:bCs/>
          </w:rPr>
          <w:t xml:space="preserve"> rather than a one-time biological payload</w:t>
        </w:r>
      </w:ins>
      <w:ins w:id="448" w:author="Estelle Park" w:date="2026-09-01T16:47:00Z" w16du:dateUtc="2026-09-01T20:47:00Z">
        <w:r>
          <w:rPr>
            <w:bCs/>
          </w:rPr>
          <w:t>. The module wil</w:t>
        </w:r>
      </w:ins>
      <w:ins w:id="449" w:author="Estelle Park" w:date="2026-09-01T16:48:00Z" w16du:dateUtc="2026-09-01T20:48:00Z">
        <w:r>
          <w:rPr>
            <w:bCs/>
          </w:rPr>
          <w:t xml:space="preserve">l maintain </w:t>
        </w:r>
      </w:ins>
      <w:ins w:id="450" w:author="Estelle Park" w:date="2026-09-02T11:37:00Z" w16du:dateUtc="2026-09-02T15:37:00Z">
        <w:r w:rsidR="0011240A">
          <w:rPr>
            <w:bCs/>
          </w:rPr>
          <w:t xml:space="preserve">intestinal </w:t>
        </w:r>
      </w:ins>
      <w:ins w:id="451" w:author="Estelle Park" w:date="2026-09-01T16:48:00Z" w16du:dateUtc="2026-09-01T20:48:00Z">
        <w:r>
          <w:rPr>
            <w:bCs/>
          </w:rPr>
          <w:t xml:space="preserve">organoids in </w:t>
        </w:r>
      </w:ins>
      <w:ins w:id="452" w:author="Estelle Park" w:date="2026-09-02T11:37:00Z" w16du:dateUtc="2026-09-02T15:37:00Z">
        <w:r w:rsidR="0011240A">
          <w:rPr>
            <w:bCs/>
          </w:rPr>
          <w:t>OCTOPUS device</w:t>
        </w:r>
      </w:ins>
      <w:ins w:id="453" w:author="Estelle Park" w:date="2026-09-02T11:38:00Z" w16du:dateUtc="2026-09-02T15:38:00Z">
        <w:r w:rsidR="0011240A">
          <w:rPr>
            <w:bCs/>
          </w:rPr>
          <w:t xml:space="preserve"> [</w:t>
        </w:r>
        <w:r w:rsidR="0011240A" w:rsidRPr="0011240A">
          <w:rPr>
            <w:bCs/>
            <w:highlight w:val="yellow"/>
            <w:rPrChange w:id="454" w:author="Estelle Park" w:date="2026-09-02T11:38:00Z" w16du:dateUtc="2026-09-02T15:38:00Z">
              <w:rPr>
                <w:bCs/>
              </w:rPr>
            </w:rPrChange>
          </w:rPr>
          <w:t>ref</w:t>
        </w:r>
        <w:r w:rsidR="0011240A">
          <w:rPr>
            <w:bCs/>
          </w:rPr>
          <w:t>]</w:t>
        </w:r>
      </w:ins>
      <w:ins w:id="455" w:author="Estelle Park" w:date="2026-09-01T16:48:00Z" w16du:dateUtc="2026-09-01T20:48:00Z">
        <w:r>
          <w:rPr>
            <w:bCs/>
          </w:rPr>
          <w:t xml:space="preserve">, automate fixation or quenching of independent samples at defined flight times, and preserve a parallel live cohort for intact recovery. </w:t>
        </w:r>
      </w:ins>
      <w:ins w:id="456" w:author="Estelle Park" w:date="2026-09-01T16:47:00Z" w16du:dateUtc="2026-09-01T20:47:00Z">
        <w:r>
          <w:rPr>
            <w:bCs/>
          </w:rPr>
          <w:t xml:space="preserve"> </w:t>
        </w:r>
      </w:ins>
      <w:del w:id="457" w:author="Estelle Park" w:date="2026-09-01T16:46:00Z" w16du:dateUtc="2026-09-01T20:46:00Z">
        <w:r w:rsidRPr="00003F8D" w:rsidDel="00D30768">
          <w:rPr>
            <w:b/>
          </w:rPr>
          <w:delText xml:space="preserve">•  Platform: </w:delText>
        </w:r>
      </w:del>
      <w:del w:id="458" w:author="Estelle Park" w:date="2026-09-01T16:48:00Z" w16du:dateUtc="2026-09-01T20:48:00Z">
        <w:r w:rsidRPr="00003F8D" w:rsidDel="00D30768">
          <w:delText>A purpose-built, recoverable suborbital MPS platform. We convert a reusable launch vehicle into a standardized, environmentally controlled, quick-turn research instrument for perfused organ chips — not a one-off payload.</w:delText>
        </w:r>
      </w:del>
    </w:p>
    <w:p w14:paraId="7CA18BB6" w14:textId="459E9378" w:rsidR="00472E3A" w:rsidRPr="00003F8D" w:rsidRDefault="00D30768">
      <w:pPr>
        <w:spacing w:line="240" w:lineRule="auto"/>
        <w:pPrChange w:id="459" w:author="Estelle Park" w:date="2026-09-01T16:48:00Z" w16du:dateUtc="2026-09-01T20:48:00Z">
          <w:pPr>
            <w:spacing w:after="60"/>
            <w:ind w:left="320"/>
          </w:pPr>
        </w:pPrChange>
      </w:pPr>
      <w:ins w:id="460" w:author="Estelle Park" w:date="2026-09-01T16:49:00Z" w16du:dateUtc="2026-09-01T20:49:00Z">
        <w:r>
          <w:rPr>
            <w:b/>
          </w:rPr>
          <w:t xml:space="preserve">Measurement innovation. </w:t>
        </w:r>
        <w:r>
          <w:rPr>
            <w:bCs/>
          </w:rPr>
          <w:t xml:space="preserve">The study treats </w:t>
        </w:r>
      </w:ins>
      <w:del w:id="461" w:author="Estelle Park" w:date="2026-09-01T16:48:00Z" w16du:dateUtc="2026-09-01T20:48:00Z">
        <w:r w:rsidRPr="00003F8D" w:rsidDel="00D30768">
          <w:rPr>
            <w:b/>
          </w:rPr>
          <w:delText xml:space="preserve">•  Measurement: </w:delText>
        </w:r>
      </w:del>
      <w:del w:id="462" w:author="Estelle Park" w:date="2026-09-01T16:49:00Z" w16du:dateUtc="2026-09-01T20:49:00Z">
        <w:r w:rsidRPr="00003F8D" w:rsidDel="00D30768">
          <w:delText>O</w:delText>
        </w:r>
      </w:del>
      <w:ins w:id="463" w:author="Estelle Park" w:date="2026-09-01T16:49:00Z" w16du:dateUtc="2026-09-01T20:49:00Z">
        <w:r>
          <w:t>o</w:t>
        </w:r>
      </w:ins>
      <w:r w:rsidRPr="00003F8D">
        <w:t xml:space="preserve">nset kinetics AND post-flight recovery as first-class measurements. Automated in-flight fixation at staged µg timepoints isolates the 0–240 s response window ISS cannot resolve, while intact rapid recovery uniquely enables a regeneration readout (re-embed, organoid-forming efficiency, </w:t>
      </w:r>
      <w:del w:id="464" w:author="Estelle Park" w:date="2026-09-01T16:49:00Z" w16du:dateUtc="2026-09-01T20:49:00Z">
        <w:r w:rsidRPr="00003F8D" w:rsidDel="00D30768">
          <w:delText>crypt budding</w:delText>
        </w:r>
      </w:del>
      <w:ins w:id="465" w:author="Estelle Park" w:date="2026-09-01T16:49:00Z" w16du:dateUtc="2026-09-01T20:49:00Z">
        <w:r>
          <w:t xml:space="preserve">cellular organization, and </w:t>
        </w:r>
        <w:proofErr w:type="spellStart"/>
        <w:r>
          <w:t>mechanotransduction</w:t>
        </w:r>
      </w:ins>
      <w:proofErr w:type="spellEnd"/>
      <w:r w:rsidRPr="00003F8D">
        <w:t>) that ISS operations make impractical — turning the limitations of short-duration flight into the core scientific product.</w:t>
      </w:r>
    </w:p>
    <w:p w14:paraId="5C79CBC3" w14:textId="77777777" w:rsidR="00472E3A" w:rsidRPr="00003F8D" w:rsidRDefault="00000000">
      <w:pPr>
        <w:spacing w:line="240" w:lineRule="auto"/>
        <w:ind w:left="320"/>
        <w:pPrChange w:id="466" w:author="Estelle Park" w:date="2026-09-01T15:35:00Z" w16du:dateUtc="2026-09-01T19:35:00Z">
          <w:pPr>
            <w:spacing w:after="60"/>
            <w:ind w:left="320"/>
          </w:pPr>
        </w:pPrChange>
      </w:pPr>
      <w:r w:rsidRPr="00003F8D">
        <w:rPr>
          <w:b/>
        </w:rPr>
        <w:t xml:space="preserve">•  Method: </w:t>
      </w:r>
      <w:r w:rsidRPr="00003F8D">
        <w:t>A screen-before-ISS decision framework. We define quantitative go/no-go metrics linking cheap suborbital data to orbital-campaign readiness — a reusable methodology, not just a dataset.</w:t>
      </w:r>
    </w:p>
    <w:p w14:paraId="478AE16A" w14:textId="51516D64" w:rsidR="00472E3A" w:rsidRPr="00003F8D" w:rsidRDefault="00000000">
      <w:pPr>
        <w:spacing w:line="240" w:lineRule="auto"/>
        <w:ind w:left="320"/>
        <w:pPrChange w:id="467" w:author="Estelle Park" w:date="2026-09-01T15:35:00Z" w16du:dateUtc="2026-09-01T19:35:00Z">
          <w:pPr>
            <w:spacing w:after="60"/>
            <w:ind w:left="320"/>
          </w:pPr>
        </w:pPrChange>
      </w:pPr>
      <w:r w:rsidRPr="00003F8D">
        <w:rPr>
          <w:b/>
        </w:rPr>
        <w:lastRenderedPageBreak/>
        <w:t xml:space="preserve">•  Economics: </w:t>
      </w:r>
      <w:r w:rsidRPr="00003F8D">
        <w:t xml:space="preserve">A commercial reuse model. Because BLK3 is reusable with rapid turnaround, the same qualified module supports a recurring, low-cost screening service for the broader NIH </w:t>
      </w:r>
      <w:ins w:id="468" w:author="Estelle Park" w:date="2026-09-01T16:50:00Z" w16du:dateUtc="2026-09-01T20:50:00Z">
        <w:r w:rsidR="00D30768">
          <w:t>organoid/</w:t>
        </w:r>
      </w:ins>
      <w:r w:rsidRPr="00003F8D">
        <w:t>MPS community, giving the platform a self-sustaining commercialization path beyond the award.</w:t>
      </w:r>
    </w:p>
    <w:p w14:paraId="35F676BA" w14:textId="2D863491" w:rsidR="00472E3A" w:rsidRPr="00003F8D" w:rsidRDefault="00FE0A05">
      <w:pPr>
        <w:spacing w:line="240" w:lineRule="auto"/>
        <w:pPrChange w:id="469" w:author="Estelle Park" w:date="2026-09-01T15:35:00Z" w16du:dateUtc="2026-09-01T19:35:00Z">
          <w:pPr>
            <w:spacing w:after="120"/>
          </w:pPr>
        </w:pPrChange>
      </w:pPr>
      <w:ins w:id="470" w:author="Estelle Park" w:date="2026-09-02T16:41:00Z" w16du:dateUtc="2026-09-02T20:41:00Z">
        <w:r>
          <w:rPr>
            <w:b/>
            <w:bCs/>
            <w:noProof/>
          </w:rPr>
          <w:drawing>
            <wp:anchor distT="0" distB="0" distL="114300" distR="114300" simplePos="0" relativeHeight="251658240" behindDoc="0" locked="0" layoutInCell="1" allowOverlap="1" wp14:anchorId="22F6A048" wp14:editId="5D464A02">
              <wp:simplePos x="0" y="0"/>
              <wp:positionH relativeFrom="margin">
                <wp:posOffset>2743200</wp:posOffset>
              </wp:positionH>
              <wp:positionV relativeFrom="paragraph">
                <wp:posOffset>609729</wp:posOffset>
              </wp:positionV>
              <wp:extent cx="4114800" cy="1752600"/>
              <wp:effectExtent l="0" t="0" r="0" b="0"/>
              <wp:wrapSquare wrapText="bothSides"/>
              <wp:docPr id="255314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4965" name="Picture 255314965"/>
                      <pic:cNvPicPr/>
                    </pic:nvPicPr>
                    <pic:blipFill>
                      <a:blip r:embed="rId6"/>
                      <a:stretch>
                        <a:fillRect/>
                      </a:stretch>
                    </pic:blipFill>
                    <pic:spPr>
                      <a:xfrm>
                        <a:off x="0" y="0"/>
                        <a:ext cx="4114800" cy="1752600"/>
                      </a:xfrm>
                      <a:prstGeom prst="rect">
                        <a:avLst/>
                      </a:prstGeom>
                    </pic:spPr>
                  </pic:pic>
                </a:graphicData>
              </a:graphic>
              <wp14:sizeRelH relativeFrom="page">
                <wp14:pctWidth>0</wp14:pctWidth>
              </wp14:sizeRelH>
              <wp14:sizeRelV relativeFrom="page">
                <wp14:pctHeight>0</wp14:pctHeight>
              </wp14:sizeRelV>
            </wp:anchor>
          </w:drawing>
        </w:r>
      </w:ins>
      <w:r w:rsidR="00000000" w:rsidRPr="00003F8D">
        <w:t xml:space="preserve">Distinct from prior art: existing microgravity-MPS work is ISS/orbital and captures chronic exposure; parabolic flight offers only ~20-second, non-recoverable, repeated transients. Neither delivers a single clean multi-minute µg plateau with intact recovery, staged fixation, and a post-flight regeneration readout. That combination is the novelty, and the </w:t>
      </w:r>
      <w:del w:id="471" w:author="Estelle Park" w:date="2026-09-01T16:50:00Z" w16du:dateUtc="2026-09-01T20:50:00Z">
        <w:r w:rsidR="00000000" w:rsidRPr="00003F8D" w:rsidDel="00D30768">
          <w:delText>intestinal epithelium</w:delText>
        </w:r>
      </w:del>
      <w:ins w:id="472" w:author="Estelle Park" w:date="2026-09-02T11:38:00Z" w16du:dateUtc="2026-09-02T15:38:00Z">
        <w:r w:rsidR="008C197B">
          <w:t>intestinal</w:t>
        </w:r>
      </w:ins>
      <w:ins w:id="473" w:author="Estelle Park" w:date="2026-09-01T16:50:00Z" w16du:dateUtc="2026-09-01T20:50:00Z">
        <w:r w:rsidR="00D30768">
          <w:t xml:space="preserve"> </w:t>
        </w:r>
      </w:ins>
      <w:ins w:id="474" w:author="Estelle Park" w:date="2026-09-01T16:51:00Z" w16du:dateUtc="2026-09-01T20:51:00Z">
        <w:r w:rsidR="00D30768">
          <w:t xml:space="preserve">organoid </w:t>
        </w:r>
      </w:ins>
      <w:del w:id="475" w:author="Estelle Park" w:date="2026-09-01T16:51:00Z" w16du:dateUtc="2026-09-01T20:51:00Z">
        <w:r w:rsidR="00000000" w:rsidRPr="00003F8D" w:rsidDel="00D30768">
          <w:delText xml:space="preserve"> </w:delText>
        </w:r>
      </w:del>
      <w:r w:rsidR="00000000" w:rsidRPr="00003F8D">
        <w:t xml:space="preserve">— highly regenerative and </w:t>
      </w:r>
      <w:del w:id="476" w:author="Estelle Park" w:date="2026-09-01T16:51:00Z" w16du:dateUtc="2026-09-01T20:51:00Z">
        <w:r w:rsidR="00000000" w:rsidRPr="00003F8D" w:rsidDel="00D30768">
          <w:delText>barrier</w:delText>
        </w:r>
      </w:del>
      <w:ins w:id="477" w:author="Estelle Park" w:date="2026-09-02T11:39:00Z" w16du:dateUtc="2026-09-02T15:39:00Z">
        <w:r w:rsidR="008C197B">
          <w:t>barrier</w:t>
        </w:r>
      </w:ins>
      <w:r w:rsidR="00000000" w:rsidRPr="00003F8D">
        <w:t>-defined — is the model that makes the recovery readout maximally informative.</w:t>
      </w:r>
    </w:p>
    <w:p w14:paraId="4B358188" w14:textId="2E5872B8" w:rsidR="00472E3A" w:rsidRPr="00003F8D" w:rsidRDefault="00000000">
      <w:pPr>
        <w:spacing w:before="160" w:line="240" w:lineRule="auto"/>
        <w:pPrChange w:id="478" w:author="Estelle Park" w:date="2026-09-01T15:35:00Z" w16du:dateUtc="2026-09-01T19:35:00Z">
          <w:pPr>
            <w:spacing w:before="160" w:after="60"/>
          </w:pPr>
        </w:pPrChange>
      </w:pPr>
      <w:r w:rsidRPr="00003F8D">
        <w:rPr>
          <w:b/>
          <w:color w:val="0A3D7C"/>
          <w:rPrChange w:id="479" w:author="Estelle Park" w:date="2026-09-01T15:35:00Z" w16du:dateUtc="2026-09-01T19:35:00Z">
            <w:rPr>
              <w:b/>
              <w:color w:val="0A3D7C"/>
              <w:sz w:val="23"/>
            </w:rPr>
          </w:rPrChange>
        </w:rPr>
        <w:t>C. Approach</w:t>
      </w:r>
    </w:p>
    <w:p w14:paraId="6B820D33" w14:textId="76D943AB" w:rsidR="00AA557B" w:rsidRDefault="00FE0A05" w:rsidP="00AA557B">
      <w:pPr>
        <w:spacing w:line="240" w:lineRule="auto"/>
        <w:rPr>
          <w:ins w:id="480" w:author="Estelle Park" w:date="2026-09-01T16:56:00Z" w16du:dateUtc="2026-09-01T20:56:00Z"/>
        </w:rPr>
      </w:pPr>
      <w:ins w:id="481" w:author="Estelle Park" w:date="2026-09-02T16:47:00Z" w16du:dateUtc="2026-09-02T20:47:00Z">
        <w:r>
          <w:rPr>
            <w:noProof/>
          </w:rPr>
          <mc:AlternateContent>
            <mc:Choice Requires="wps">
              <w:drawing>
                <wp:anchor distT="0" distB="0" distL="114300" distR="114300" simplePos="0" relativeHeight="251665408" behindDoc="0" locked="0" layoutInCell="1" allowOverlap="1" wp14:anchorId="026E5259" wp14:editId="663350D0">
                  <wp:simplePos x="0" y="0"/>
                  <wp:positionH relativeFrom="margin">
                    <wp:align>right</wp:align>
                  </wp:positionH>
                  <wp:positionV relativeFrom="margin">
                    <wp:posOffset>6095526</wp:posOffset>
                  </wp:positionV>
                  <wp:extent cx="3200400" cy="1097280"/>
                  <wp:effectExtent l="0" t="0" r="0" b="0"/>
                  <wp:wrapSquare wrapText="bothSides"/>
                  <wp:docPr id="1159585336" name="Text Box 8"/>
                  <wp:cNvGraphicFramePr/>
                  <a:graphic xmlns:a="http://schemas.openxmlformats.org/drawingml/2006/main">
                    <a:graphicData uri="http://schemas.microsoft.com/office/word/2010/wordprocessingShape">
                      <wps:wsp>
                        <wps:cNvSpPr txBox="1"/>
                        <wps:spPr>
                          <a:xfrm>
                            <a:off x="0" y="0"/>
                            <a:ext cx="3200400" cy="1097280"/>
                          </a:xfrm>
                          <a:prstGeom prst="rect">
                            <a:avLst/>
                          </a:prstGeom>
                          <a:noFill/>
                          <a:ln w="6350">
                            <a:noFill/>
                          </a:ln>
                        </wps:spPr>
                        <wps:txbx>
                          <w:txbxContent>
                            <w:p w14:paraId="5113C72A" w14:textId="39D35EEF" w:rsidR="00FF46DC" w:rsidRPr="001D02AF" w:rsidRDefault="00FF46DC" w:rsidP="00FF46DC">
                              <w:pPr>
                                <w:spacing w:after="0" w:line="240" w:lineRule="auto"/>
                                <w:jc w:val="both"/>
                                <w:rPr>
                                  <w:sz w:val="20"/>
                                  <w:szCs w:val="20"/>
                                  <w:rPrChange w:id="482" w:author="Estelle Park" w:date="2026-09-02T16:49:00Z" w16du:dateUtc="2026-09-02T20:49:00Z">
                                    <w:rPr/>
                                  </w:rPrChange>
                                </w:rPr>
                                <w:pPrChange w:id="483" w:author="Estelle Park" w:date="2026-09-02T16:46:00Z" w16du:dateUtc="2026-09-02T20:46:00Z">
                                  <w:pPr/>
                                </w:pPrChange>
                              </w:pPr>
                              <w:ins w:id="484" w:author="Estelle Park" w:date="2026-09-02T16:48:00Z" w16du:dateUtc="2026-09-02T20:48:00Z">
                                <w:r w:rsidRPr="001D02AF">
                                  <w:rPr>
                                    <w:b/>
                                    <w:bCs/>
                                    <w:sz w:val="20"/>
                                    <w:szCs w:val="20"/>
                                    <w:rPrChange w:id="485" w:author="Estelle Park" w:date="2026-09-02T16:49:00Z" w16du:dateUtc="2026-09-02T20:49:00Z">
                                      <w:rPr>
                                        <w:sz w:val="20"/>
                                        <w:szCs w:val="20"/>
                                      </w:rPr>
                                    </w:rPrChange>
                                  </w:rPr>
                                  <w:t>Figure 2.</w:t>
                                </w:r>
                                <w:r w:rsidRPr="001D02AF">
                                  <w:rPr>
                                    <w:sz w:val="20"/>
                                    <w:szCs w:val="20"/>
                                  </w:rPr>
                                  <w:t xml:space="preserve"> Epithelial proliferation and differentiation in human </w:t>
                                </w:r>
                                <w:proofErr w:type="spellStart"/>
                                <w:r w:rsidRPr="001D02AF">
                                  <w:rPr>
                                    <w:sz w:val="20"/>
                                    <w:szCs w:val="20"/>
                                  </w:rPr>
                                  <w:t>enteroids</w:t>
                                </w:r>
                                <w:proofErr w:type="spellEnd"/>
                                <w:r w:rsidRPr="001D02AF">
                                  <w:rPr>
                                    <w:sz w:val="20"/>
                                    <w:szCs w:val="20"/>
                                  </w:rPr>
                                  <w:t>. (</w:t>
                                </w:r>
                                <w:r w:rsidRPr="001D02AF">
                                  <w:rPr>
                                    <w:b/>
                                    <w:bCs/>
                                    <w:sz w:val="20"/>
                                    <w:szCs w:val="20"/>
                                    <w:rPrChange w:id="486" w:author="Estelle Park" w:date="2026-09-02T16:49:00Z" w16du:dateUtc="2026-09-02T20:49:00Z">
                                      <w:rPr>
                                        <w:sz w:val="20"/>
                                        <w:szCs w:val="20"/>
                                      </w:rPr>
                                    </w:rPrChange>
                                  </w:rPr>
                                  <w:t>A</w:t>
                                </w:r>
                                <w:r w:rsidRPr="001D02AF">
                                  <w:rPr>
                                    <w:sz w:val="20"/>
                                    <w:szCs w:val="20"/>
                                  </w:rPr>
                                  <w:t>) Ki67, KRT20, and MUC2 staining identifies proliferative cells, absorptive enterocytes, and goblet cells, respectively. (</w:t>
                                </w:r>
                                <w:r w:rsidRPr="001D02AF">
                                  <w:rPr>
                                    <w:b/>
                                    <w:bCs/>
                                    <w:sz w:val="20"/>
                                    <w:szCs w:val="20"/>
                                    <w:rPrChange w:id="487" w:author="Estelle Park" w:date="2026-09-02T16:49:00Z" w16du:dateUtc="2026-09-02T20:49:00Z">
                                      <w:rPr>
                                        <w:sz w:val="20"/>
                                        <w:szCs w:val="20"/>
                                      </w:rPr>
                                    </w:rPrChange>
                                  </w:rPr>
                                  <w:t>B</w:t>
                                </w:r>
                                <w:r w:rsidRPr="001D02AF">
                                  <w:rPr>
                                    <w:sz w:val="20"/>
                                    <w:szCs w:val="20"/>
                                  </w:rPr>
                                  <w:t xml:space="preserve">) </w:t>
                                </w:r>
                                <w:proofErr w:type="spellStart"/>
                                <w:r w:rsidRPr="001D02AF">
                                  <w:rPr>
                                    <w:sz w:val="20"/>
                                    <w:szCs w:val="20"/>
                                  </w:rPr>
                                  <w:t>scRNA</w:t>
                                </w:r>
                                <w:proofErr w:type="spellEnd"/>
                                <w:r w:rsidRPr="001D02AF">
                                  <w:rPr>
                                    <w:sz w:val="20"/>
                                    <w:szCs w:val="20"/>
                                  </w:rPr>
                                  <w:t>-seq identifies epithelial cell populations. (</w:t>
                                </w:r>
                                <w:r w:rsidRPr="001D02AF">
                                  <w:rPr>
                                    <w:b/>
                                    <w:bCs/>
                                    <w:sz w:val="20"/>
                                    <w:szCs w:val="20"/>
                                    <w:rPrChange w:id="488" w:author="Estelle Park" w:date="2026-09-02T16:49:00Z" w16du:dateUtc="2026-09-02T20:49:00Z">
                                      <w:rPr>
                                        <w:sz w:val="20"/>
                                        <w:szCs w:val="20"/>
                                      </w:rPr>
                                    </w:rPrChange>
                                  </w:rPr>
                                  <w:t>C</w:t>
                                </w:r>
                                <w:r w:rsidRPr="001D02AF">
                                  <w:rPr>
                                    <w:sz w:val="20"/>
                                    <w:szCs w:val="20"/>
                                  </w:rPr>
                                  <w:t xml:space="preserve">) Trajectory analysis resolves absorptive and secretory differentiation. </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6E5259" id="_x0000_t202" coordsize="21600,21600" o:spt="202" path="m,l,21600r21600,l21600,xe">
                  <v:stroke joinstyle="miter"/>
                  <v:path gradientshapeok="t" o:connecttype="rect"/>
                </v:shapetype>
                <v:shape id="Text Box 8" o:spid="_x0000_s1026" type="#_x0000_t202" style="position:absolute;margin-left:200.8pt;margin-top:479.95pt;width:252pt;height:86.4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" filled="f" stroked="f" strokeweight=".5pt">
                  <v:textbox>
                    <w:txbxContent>
                      <w:p w14:paraId="5113C72A" w14:textId="39D35EEF" w:rsidR="00FF46DC" w:rsidRPr="001D02AF" w:rsidRDefault="00FF46DC" w:rsidP="00FF46DC">
                        <w:pPr>
                          <w:spacing w:after="0" w:line="240" w:lineRule="auto"/>
                          <w:jc w:val="both"/>
                          <w:rPr>
                            <w:sz w:val="20"/>
                            <w:szCs w:val="20"/>
                            <w:rPrChange w:id="489" w:author="Estelle Park" w:date="2026-09-02T16:49:00Z" w16du:dateUtc="2026-09-02T20:49:00Z">
                              <w:rPr/>
                            </w:rPrChange>
                          </w:rPr>
                          <w:pPrChange w:id="490" w:author="Estelle Park" w:date="2026-09-02T16:46:00Z" w16du:dateUtc="2026-09-02T20:46:00Z">
                            <w:pPr/>
                          </w:pPrChange>
                        </w:pPr>
                        <w:ins w:id="491" w:author="Estelle Park" w:date="2026-09-02T16:48:00Z" w16du:dateUtc="2026-09-02T20:48:00Z">
                          <w:r w:rsidRPr="001D02AF">
                            <w:rPr>
                              <w:b/>
                              <w:bCs/>
                              <w:sz w:val="20"/>
                              <w:szCs w:val="20"/>
                              <w:rPrChange w:id="492" w:author="Estelle Park" w:date="2026-09-02T16:49:00Z" w16du:dateUtc="2026-09-02T20:49:00Z">
                                <w:rPr>
                                  <w:sz w:val="20"/>
                                  <w:szCs w:val="20"/>
                                </w:rPr>
                              </w:rPrChange>
                            </w:rPr>
                            <w:t>Figure 2.</w:t>
                          </w:r>
                          <w:r w:rsidRPr="001D02AF">
                            <w:rPr>
                              <w:sz w:val="20"/>
                              <w:szCs w:val="20"/>
                            </w:rPr>
                            <w:t xml:space="preserve"> Epithelial proliferation and differentiation in human </w:t>
                          </w:r>
                          <w:proofErr w:type="spellStart"/>
                          <w:r w:rsidRPr="001D02AF">
                            <w:rPr>
                              <w:sz w:val="20"/>
                              <w:szCs w:val="20"/>
                            </w:rPr>
                            <w:t>enteroids</w:t>
                          </w:r>
                          <w:proofErr w:type="spellEnd"/>
                          <w:r w:rsidRPr="001D02AF">
                            <w:rPr>
                              <w:sz w:val="20"/>
                              <w:szCs w:val="20"/>
                            </w:rPr>
                            <w:t>. (</w:t>
                          </w:r>
                          <w:r w:rsidRPr="001D02AF">
                            <w:rPr>
                              <w:b/>
                              <w:bCs/>
                              <w:sz w:val="20"/>
                              <w:szCs w:val="20"/>
                              <w:rPrChange w:id="493" w:author="Estelle Park" w:date="2026-09-02T16:49:00Z" w16du:dateUtc="2026-09-02T20:49:00Z">
                                <w:rPr>
                                  <w:sz w:val="20"/>
                                  <w:szCs w:val="20"/>
                                </w:rPr>
                              </w:rPrChange>
                            </w:rPr>
                            <w:t>A</w:t>
                          </w:r>
                          <w:r w:rsidRPr="001D02AF">
                            <w:rPr>
                              <w:sz w:val="20"/>
                              <w:szCs w:val="20"/>
                            </w:rPr>
                            <w:t>) Ki67, KRT20, and MUC2 staining identifies proliferative cells, absorptive enterocytes, and goblet cells, respectively. (</w:t>
                          </w:r>
                          <w:r w:rsidRPr="001D02AF">
                            <w:rPr>
                              <w:b/>
                              <w:bCs/>
                              <w:sz w:val="20"/>
                              <w:szCs w:val="20"/>
                              <w:rPrChange w:id="494" w:author="Estelle Park" w:date="2026-09-02T16:49:00Z" w16du:dateUtc="2026-09-02T20:49:00Z">
                                <w:rPr>
                                  <w:sz w:val="20"/>
                                  <w:szCs w:val="20"/>
                                </w:rPr>
                              </w:rPrChange>
                            </w:rPr>
                            <w:t>B</w:t>
                          </w:r>
                          <w:r w:rsidRPr="001D02AF">
                            <w:rPr>
                              <w:sz w:val="20"/>
                              <w:szCs w:val="20"/>
                            </w:rPr>
                            <w:t xml:space="preserve">) </w:t>
                          </w:r>
                          <w:proofErr w:type="spellStart"/>
                          <w:r w:rsidRPr="001D02AF">
                            <w:rPr>
                              <w:sz w:val="20"/>
                              <w:szCs w:val="20"/>
                            </w:rPr>
                            <w:t>scRNA</w:t>
                          </w:r>
                          <w:proofErr w:type="spellEnd"/>
                          <w:r w:rsidRPr="001D02AF">
                            <w:rPr>
                              <w:sz w:val="20"/>
                              <w:szCs w:val="20"/>
                            </w:rPr>
                            <w:t>-seq identifies epithelial cell populations. (</w:t>
                          </w:r>
                          <w:r w:rsidRPr="001D02AF">
                            <w:rPr>
                              <w:b/>
                              <w:bCs/>
                              <w:sz w:val="20"/>
                              <w:szCs w:val="20"/>
                              <w:rPrChange w:id="495" w:author="Estelle Park" w:date="2026-09-02T16:49:00Z" w16du:dateUtc="2026-09-02T20:49:00Z">
                                <w:rPr>
                                  <w:sz w:val="20"/>
                                  <w:szCs w:val="20"/>
                                </w:rPr>
                              </w:rPrChange>
                            </w:rPr>
                            <w:t>C</w:t>
                          </w:r>
                          <w:r w:rsidRPr="001D02AF">
                            <w:rPr>
                              <w:sz w:val="20"/>
                              <w:szCs w:val="20"/>
                            </w:rPr>
                            <w:t xml:space="preserve">) Trajectory analysis resolves absorptive and secretory differentiation. </w:t>
                          </w:r>
                        </w:ins>
                      </w:p>
                    </w:txbxContent>
                  </v:textbox>
                  <w10:wrap type="square" anchorx="margin" anchory="margin"/>
                </v:shape>
              </w:pict>
            </mc:Fallback>
          </mc:AlternateContent>
        </w:r>
      </w:ins>
      <w:ins w:id="496" w:author="Estelle Park" w:date="2026-09-02T16:41:00Z" w16du:dateUtc="2026-09-02T20:41:00Z">
        <w:r>
          <w:rPr>
            <w:noProof/>
          </w:rPr>
          <w:drawing>
            <wp:anchor distT="0" distB="0" distL="114300" distR="114300" simplePos="0" relativeHeight="251659264" behindDoc="0" locked="0" layoutInCell="1" allowOverlap="1" wp14:anchorId="10C49B29" wp14:editId="26AC7560">
              <wp:simplePos x="0" y="0"/>
              <wp:positionH relativeFrom="margin">
                <wp:posOffset>3657600</wp:posOffset>
              </wp:positionH>
              <wp:positionV relativeFrom="paragraph">
                <wp:posOffset>1629916</wp:posOffset>
              </wp:positionV>
              <wp:extent cx="3200400" cy="2314316"/>
              <wp:effectExtent l="0" t="0" r="0" b="0"/>
              <wp:wrapSquare wrapText="bothSides"/>
              <wp:docPr id="1140451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51310" name="Picture 1140451310"/>
                      <pic:cNvPicPr/>
                    </pic:nvPicPr>
                    <pic:blipFill>
                      <a:blip r:embed="rId7"/>
                      <a:stretch>
                        <a:fillRect/>
                      </a:stretch>
                    </pic:blipFill>
                    <pic:spPr>
                      <a:xfrm>
                        <a:off x="0" y="0"/>
                        <a:ext cx="3200400" cy="2314316"/>
                      </a:xfrm>
                      <a:prstGeom prst="rect">
                        <a:avLst/>
                      </a:prstGeom>
                    </pic:spPr>
                  </pic:pic>
                </a:graphicData>
              </a:graphic>
              <wp14:sizeRelH relativeFrom="page">
                <wp14:pctWidth>0</wp14:pctWidth>
              </wp14:sizeRelH>
              <wp14:sizeRelV relativeFrom="page">
                <wp14:pctHeight>0</wp14:pctHeight>
              </wp14:sizeRelV>
            </wp:anchor>
          </w:drawing>
        </w:r>
      </w:ins>
      <w:ins w:id="497" w:author="Estelle Park" w:date="2026-09-02T16:45:00Z" w16du:dateUtc="2026-09-02T20:45:00Z">
        <w:r>
          <w:rPr>
            <w:noProof/>
          </w:rPr>
          <mc:AlternateContent>
            <mc:Choice Requires="wps">
              <w:drawing>
                <wp:anchor distT="0" distB="0" distL="114300" distR="114300" simplePos="0" relativeHeight="251663360" behindDoc="0" locked="0" layoutInCell="1" allowOverlap="1" wp14:anchorId="3268FAB7" wp14:editId="0DA9D24F">
                  <wp:simplePos x="0" y="0"/>
                  <wp:positionH relativeFrom="margin">
                    <wp:posOffset>2743200</wp:posOffset>
                  </wp:positionH>
                  <wp:positionV relativeFrom="paragraph">
                    <wp:posOffset>806450</wp:posOffset>
                  </wp:positionV>
                  <wp:extent cx="4114800" cy="822960"/>
                  <wp:effectExtent l="0" t="0" r="0" b="0"/>
                  <wp:wrapSquare wrapText="bothSides"/>
                  <wp:docPr id="1914358459" name="Text Box 8"/>
                  <wp:cNvGraphicFramePr/>
                  <a:graphic xmlns:a="http://schemas.openxmlformats.org/drawingml/2006/main">
                    <a:graphicData uri="http://schemas.microsoft.com/office/word/2010/wordprocessingShape">
                      <wps:wsp>
                        <wps:cNvSpPr txBox="1"/>
                        <wps:spPr>
                          <a:xfrm>
                            <a:off x="0" y="0"/>
                            <a:ext cx="4114800" cy="822960"/>
                          </a:xfrm>
                          <a:prstGeom prst="rect">
                            <a:avLst/>
                          </a:prstGeom>
                          <a:noFill/>
                          <a:ln w="6350">
                            <a:noFill/>
                          </a:ln>
                        </wps:spPr>
                        <wps:txbx>
                          <w:txbxContent>
                            <w:p w14:paraId="0C650740" w14:textId="2DB0EFF8" w:rsidR="00FF46DC" w:rsidRPr="00FF46DC" w:rsidRDefault="00FF46DC" w:rsidP="00FF46DC">
                              <w:pPr>
                                <w:spacing w:after="0" w:line="240" w:lineRule="auto"/>
                                <w:jc w:val="both"/>
                                <w:rPr>
                                  <w:sz w:val="20"/>
                                  <w:szCs w:val="20"/>
                                  <w:rPrChange w:id="498" w:author="Estelle Park" w:date="2026-09-02T16:45:00Z" w16du:dateUtc="2026-09-02T20:45:00Z">
                                    <w:rPr/>
                                  </w:rPrChange>
                                </w:rPr>
                                <w:pPrChange w:id="499" w:author="Estelle Park" w:date="2026-09-02T16:46:00Z" w16du:dateUtc="2026-09-02T20:46:00Z">
                                  <w:pPr/>
                                </w:pPrChange>
                              </w:pPr>
                              <w:ins w:id="500" w:author="Estelle Park" w:date="2026-09-02T16:45:00Z" w16du:dateUtc="2026-09-02T20:45:00Z">
                                <w:r w:rsidRPr="00FF46DC">
                                  <w:rPr>
                                    <w:b/>
                                    <w:bCs/>
                                    <w:sz w:val="20"/>
                                    <w:szCs w:val="20"/>
                                    <w:rPrChange w:id="501" w:author="Estelle Park" w:date="2026-09-02T16:46:00Z" w16du:dateUtc="2026-09-02T20:46:00Z">
                                      <w:rPr/>
                                    </w:rPrChange>
                                  </w:rPr>
                                  <w:t xml:space="preserve">Figure 1. Long-term growth and viability of human </w:t>
                                </w:r>
                                <w:proofErr w:type="spellStart"/>
                                <w:r w:rsidRPr="00FF46DC">
                                  <w:rPr>
                                    <w:b/>
                                    <w:bCs/>
                                    <w:sz w:val="20"/>
                                    <w:szCs w:val="20"/>
                                    <w:rPrChange w:id="502" w:author="Estelle Park" w:date="2026-09-02T16:46:00Z" w16du:dateUtc="2026-09-02T20:46:00Z">
                                      <w:rPr/>
                                    </w:rPrChange>
                                  </w:rPr>
                                  <w:t>enteroids</w:t>
                                </w:r>
                                <w:proofErr w:type="spellEnd"/>
                                <w:r w:rsidRPr="00FF46DC">
                                  <w:rPr>
                                    <w:b/>
                                    <w:bCs/>
                                    <w:sz w:val="20"/>
                                    <w:szCs w:val="20"/>
                                    <w:rPrChange w:id="503" w:author="Estelle Park" w:date="2026-09-02T16:46:00Z" w16du:dateUtc="2026-09-02T20:46:00Z">
                                      <w:rPr/>
                                    </w:rPrChange>
                                  </w:rPr>
                                  <w:t xml:space="preserve"> in OCTOPUS. </w:t>
                                </w:r>
                                <w:r w:rsidRPr="00FF46DC">
                                  <w:rPr>
                                    <w:sz w:val="20"/>
                                    <w:szCs w:val="20"/>
                                    <w:rPrChange w:id="504" w:author="Estelle Park" w:date="2026-09-02T16:45:00Z" w16du:dateUtc="2026-09-02T20:45:00Z">
                                      <w:rPr/>
                                    </w:rPrChange>
                                  </w:rPr>
                                  <w:t>(</w:t>
                                </w:r>
                                <w:r w:rsidRPr="00FF46DC">
                                  <w:rPr>
                                    <w:b/>
                                    <w:bCs/>
                                    <w:sz w:val="20"/>
                                    <w:szCs w:val="20"/>
                                    <w:rPrChange w:id="505" w:author="Estelle Park" w:date="2026-09-02T16:46:00Z" w16du:dateUtc="2026-09-02T20:46:00Z">
                                      <w:rPr/>
                                    </w:rPrChange>
                                  </w:rPr>
                                  <w:t>A</w:t>
                                </w:r>
                                <w:r w:rsidRPr="00FF46DC">
                                  <w:rPr>
                                    <w:sz w:val="20"/>
                                    <w:szCs w:val="20"/>
                                    <w:rPrChange w:id="506" w:author="Estelle Park" w:date="2026-09-02T16:45:00Z" w16du:dateUtc="2026-09-02T20:45:00Z">
                                      <w:rPr/>
                                    </w:rPrChange>
                                  </w:rPr>
                                  <w:t>) Culture platform. (</w:t>
                                </w:r>
                                <w:r w:rsidRPr="00FF46DC">
                                  <w:rPr>
                                    <w:b/>
                                    <w:bCs/>
                                    <w:sz w:val="20"/>
                                    <w:szCs w:val="20"/>
                                    <w:rPrChange w:id="507" w:author="Estelle Park" w:date="2026-09-02T16:46:00Z" w16du:dateUtc="2026-09-02T20:46:00Z">
                                      <w:rPr/>
                                    </w:rPrChange>
                                  </w:rPr>
                                  <w:t>B–C</w:t>
                                </w:r>
                                <w:r w:rsidRPr="00FF46DC">
                                  <w:rPr>
                                    <w:sz w:val="20"/>
                                    <w:szCs w:val="20"/>
                                    <w:rPrChange w:id="508" w:author="Estelle Park" w:date="2026-09-02T16:45:00Z" w16du:dateUtc="2026-09-02T20:45:00Z">
                                      <w:rPr/>
                                    </w:rPrChange>
                                  </w:rPr>
                                  <w:t xml:space="preserve">) Representative images and quantification of </w:t>
                                </w:r>
                              </w:ins>
                              <w:ins w:id="509" w:author="Estelle Park" w:date="2026-09-02T16:46:00Z" w16du:dateUtc="2026-09-02T20:46:00Z">
                                <w:r>
                                  <w:rPr>
                                    <w:sz w:val="20"/>
                                    <w:szCs w:val="20"/>
                                  </w:rPr>
                                  <w:t>organoid</w:t>
                                </w:r>
                              </w:ins>
                              <w:ins w:id="510" w:author="Estelle Park" w:date="2026-09-02T16:45:00Z" w16du:dateUtc="2026-09-02T20:45:00Z">
                                <w:r w:rsidRPr="00FF46DC">
                                  <w:rPr>
                                    <w:sz w:val="20"/>
                                    <w:szCs w:val="20"/>
                                    <w:rPrChange w:id="511" w:author="Estelle Park" w:date="2026-09-02T16:45:00Z" w16du:dateUtc="2026-09-02T20:45:00Z">
                                      <w:rPr/>
                                    </w:rPrChange>
                                  </w:rPr>
                                  <w:t xml:space="preserve"> viability and size. (</w:t>
                                </w:r>
                                <w:r w:rsidRPr="00FF46DC">
                                  <w:rPr>
                                    <w:b/>
                                    <w:bCs/>
                                    <w:sz w:val="20"/>
                                    <w:szCs w:val="20"/>
                                    <w:rPrChange w:id="512" w:author="Estelle Park" w:date="2026-09-02T16:46:00Z" w16du:dateUtc="2026-09-02T20:46:00Z">
                                      <w:rPr/>
                                    </w:rPrChange>
                                  </w:rPr>
                                  <w:t>D</w:t>
                                </w:r>
                                <w:r w:rsidRPr="00FF46DC">
                                  <w:rPr>
                                    <w:sz w:val="20"/>
                                    <w:szCs w:val="20"/>
                                    <w:rPrChange w:id="513" w:author="Estelle Park" w:date="2026-09-02T16:45:00Z" w16du:dateUtc="2026-09-02T20:45:00Z">
                                      <w:rPr/>
                                    </w:rPrChange>
                                  </w:rPr>
                                  <w:t>) Continued growth during extended culture. (</w:t>
                                </w:r>
                                <w:r w:rsidRPr="00FF46DC">
                                  <w:rPr>
                                    <w:b/>
                                    <w:bCs/>
                                    <w:sz w:val="20"/>
                                    <w:szCs w:val="20"/>
                                    <w:rPrChange w:id="514" w:author="Estelle Park" w:date="2026-09-02T16:46:00Z" w16du:dateUtc="2026-09-02T20:46:00Z">
                                      <w:rPr/>
                                    </w:rPrChange>
                                  </w:rPr>
                                  <w:t>E</w:t>
                                </w:r>
                                <w:r w:rsidRPr="00FF46DC">
                                  <w:rPr>
                                    <w:sz w:val="20"/>
                                    <w:szCs w:val="20"/>
                                    <w:rPrChange w:id="515" w:author="Estelle Park" w:date="2026-09-02T16:45:00Z" w16du:dateUtc="2026-09-02T20:45:00Z">
                                      <w:rPr/>
                                    </w:rPrChange>
                                  </w:rPr>
                                  <w:t xml:space="preserve">) Quantification of bud formation and representative histology. </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8FAB7" id="_x0000_s1027" type="#_x0000_t202" style="position:absolute;margin-left:3in;margin-top:63.5pt;width:324pt;height:64.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" filled="f" stroked="f" strokeweight=".5pt">
                  <v:textbox>
                    <w:txbxContent>
                      <w:p w14:paraId="0C650740" w14:textId="2DB0EFF8" w:rsidR="00FF46DC" w:rsidRPr="00FF46DC" w:rsidRDefault="00FF46DC" w:rsidP="00FF46DC">
                        <w:pPr>
                          <w:spacing w:after="0" w:line="240" w:lineRule="auto"/>
                          <w:jc w:val="both"/>
                          <w:rPr>
                            <w:sz w:val="20"/>
                            <w:szCs w:val="20"/>
                            <w:rPrChange w:id="516" w:author="Estelle Park" w:date="2026-09-02T16:45:00Z" w16du:dateUtc="2026-09-02T20:45:00Z">
                              <w:rPr/>
                            </w:rPrChange>
                          </w:rPr>
                          <w:pPrChange w:id="517" w:author="Estelle Park" w:date="2026-09-02T16:46:00Z" w16du:dateUtc="2026-09-02T20:46:00Z">
                            <w:pPr/>
                          </w:pPrChange>
                        </w:pPr>
                        <w:ins w:id="518" w:author="Estelle Park" w:date="2026-09-02T16:45:00Z" w16du:dateUtc="2026-09-02T20:45:00Z">
                          <w:r w:rsidRPr="00FF46DC">
                            <w:rPr>
                              <w:b/>
                              <w:bCs/>
                              <w:sz w:val="20"/>
                              <w:szCs w:val="20"/>
                              <w:rPrChange w:id="519" w:author="Estelle Park" w:date="2026-09-02T16:46:00Z" w16du:dateUtc="2026-09-02T20:46:00Z">
                                <w:rPr/>
                              </w:rPrChange>
                            </w:rPr>
                            <w:t xml:space="preserve">Figure 1. Long-term growth and viability of human </w:t>
                          </w:r>
                          <w:proofErr w:type="spellStart"/>
                          <w:r w:rsidRPr="00FF46DC">
                            <w:rPr>
                              <w:b/>
                              <w:bCs/>
                              <w:sz w:val="20"/>
                              <w:szCs w:val="20"/>
                              <w:rPrChange w:id="520" w:author="Estelle Park" w:date="2026-09-02T16:46:00Z" w16du:dateUtc="2026-09-02T20:46:00Z">
                                <w:rPr/>
                              </w:rPrChange>
                            </w:rPr>
                            <w:t>enteroids</w:t>
                          </w:r>
                          <w:proofErr w:type="spellEnd"/>
                          <w:r w:rsidRPr="00FF46DC">
                            <w:rPr>
                              <w:b/>
                              <w:bCs/>
                              <w:sz w:val="20"/>
                              <w:szCs w:val="20"/>
                              <w:rPrChange w:id="521" w:author="Estelle Park" w:date="2026-09-02T16:46:00Z" w16du:dateUtc="2026-09-02T20:46:00Z">
                                <w:rPr/>
                              </w:rPrChange>
                            </w:rPr>
                            <w:t xml:space="preserve"> in OCTOPUS. </w:t>
                          </w:r>
                          <w:r w:rsidRPr="00FF46DC">
                            <w:rPr>
                              <w:sz w:val="20"/>
                              <w:szCs w:val="20"/>
                              <w:rPrChange w:id="522" w:author="Estelle Park" w:date="2026-09-02T16:45:00Z" w16du:dateUtc="2026-09-02T20:45:00Z">
                                <w:rPr/>
                              </w:rPrChange>
                            </w:rPr>
                            <w:t>(</w:t>
                          </w:r>
                          <w:r w:rsidRPr="00FF46DC">
                            <w:rPr>
                              <w:b/>
                              <w:bCs/>
                              <w:sz w:val="20"/>
                              <w:szCs w:val="20"/>
                              <w:rPrChange w:id="523" w:author="Estelle Park" w:date="2026-09-02T16:46:00Z" w16du:dateUtc="2026-09-02T20:46:00Z">
                                <w:rPr/>
                              </w:rPrChange>
                            </w:rPr>
                            <w:t>A</w:t>
                          </w:r>
                          <w:r w:rsidRPr="00FF46DC">
                            <w:rPr>
                              <w:sz w:val="20"/>
                              <w:szCs w:val="20"/>
                              <w:rPrChange w:id="524" w:author="Estelle Park" w:date="2026-09-02T16:45:00Z" w16du:dateUtc="2026-09-02T20:45:00Z">
                                <w:rPr/>
                              </w:rPrChange>
                            </w:rPr>
                            <w:t>) Culture platform. (</w:t>
                          </w:r>
                          <w:r w:rsidRPr="00FF46DC">
                            <w:rPr>
                              <w:b/>
                              <w:bCs/>
                              <w:sz w:val="20"/>
                              <w:szCs w:val="20"/>
                              <w:rPrChange w:id="525" w:author="Estelle Park" w:date="2026-09-02T16:46:00Z" w16du:dateUtc="2026-09-02T20:46:00Z">
                                <w:rPr/>
                              </w:rPrChange>
                            </w:rPr>
                            <w:t>B–C</w:t>
                          </w:r>
                          <w:r w:rsidRPr="00FF46DC">
                            <w:rPr>
                              <w:sz w:val="20"/>
                              <w:szCs w:val="20"/>
                              <w:rPrChange w:id="526" w:author="Estelle Park" w:date="2026-09-02T16:45:00Z" w16du:dateUtc="2026-09-02T20:45:00Z">
                                <w:rPr/>
                              </w:rPrChange>
                            </w:rPr>
                            <w:t xml:space="preserve">) Representative images and quantification of </w:t>
                          </w:r>
                        </w:ins>
                        <w:ins w:id="527" w:author="Estelle Park" w:date="2026-09-02T16:46:00Z" w16du:dateUtc="2026-09-02T20:46:00Z">
                          <w:r>
                            <w:rPr>
                              <w:sz w:val="20"/>
                              <w:szCs w:val="20"/>
                            </w:rPr>
                            <w:t>organoid</w:t>
                          </w:r>
                        </w:ins>
                        <w:ins w:id="528" w:author="Estelle Park" w:date="2026-09-02T16:45:00Z" w16du:dateUtc="2026-09-02T20:45:00Z">
                          <w:r w:rsidRPr="00FF46DC">
                            <w:rPr>
                              <w:sz w:val="20"/>
                              <w:szCs w:val="20"/>
                              <w:rPrChange w:id="529" w:author="Estelle Park" w:date="2026-09-02T16:45:00Z" w16du:dateUtc="2026-09-02T20:45:00Z">
                                <w:rPr/>
                              </w:rPrChange>
                            </w:rPr>
                            <w:t xml:space="preserve"> viability and size. (</w:t>
                          </w:r>
                          <w:r w:rsidRPr="00FF46DC">
                            <w:rPr>
                              <w:b/>
                              <w:bCs/>
                              <w:sz w:val="20"/>
                              <w:szCs w:val="20"/>
                              <w:rPrChange w:id="530" w:author="Estelle Park" w:date="2026-09-02T16:46:00Z" w16du:dateUtc="2026-09-02T20:46:00Z">
                                <w:rPr/>
                              </w:rPrChange>
                            </w:rPr>
                            <w:t>D</w:t>
                          </w:r>
                          <w:r w:rsidRPr="00FF46DC">
                            <w:rPr>
                              <w:sz w:val="20"/>
                              <w:szCs w:val="20"/>
                              <w:rPrChange w:id="531" w:author="Estelle Park" w:date="2026-09-02T16:45:00Z" w16du:dateUtc="2026-09-02T20:45:00Z">
                                <w:rPr/>
                              </w:rPrChange>
                            </w:rPr>
                            <w:t>) Continued growth during extended culture. (</w:t>
                          </w:r>
                          <w:r w:rsidRPr="00FF46DC">
                            <w:rPr>
                              <w:b/>
                              <w:bCs/>
                              <w:sz w:val="20"/>
                              <w:szCs w:val="20"/>
                              <w:rPrChange w:id="532" w:author="Estelle Park" w:date="2026-09-02T16:46:00Z" w16du:dateUtc="2026-09-02T20:46:00Z">
                                <w:rPr/>
                              </w:rPrChange>
                            </w:rPr>
                            <w:t>E</w:t>
                          </w:r>
                          <w:r w:rsidRPr="00FF46DC">
                            <w:rPr>
                              <w:sz w:val="20"/>
                              <w:szCs w:val="20"/>
                              <w:rPrChange w:id="533" w:author="Estelle Park" w:date="2026-09-02T16:45:00Z" w16du:dateUtc="2026-09-02T20:45:00Z">
                                <w:rPr/>
                              </w:rPrChange>
                            </w:rPr>
                            <w:t xml:space="preserve">) Quantification of bud formation and representative histology. </w:t>
                          </w:r>
                        </w:ins>
                      </w:p>
                    </w:txbxContent>
                  </v:textbox>
                  <w10:wrap type="square" anchorx="margin"/>
                </v:shape>
              </w:pict>
            </mc:Fallback>
          </mc:AlternateContent>
        </w:r>
      </w:ins>
      <w:r w:rsidR="00BB193F" w:rsidRPr="009F10F8">
        <w:rPr>
          <w:b/>
          <w:bCs/>
          <w:rPrChange w:id="534" w:author="Estelle Park" w:date="2026-09-01T16:51:00Z" w16du:dateUtc="2026-09-01T20:51:00Z">
            <w:rPr/>
          </w:rPrChange>
        </w:rPr>
        <w:t>Team and roles.</w:t>
      </w:r>
      <w:r w:rsidR="00BB193F" w:rsidRPr="00003F8D">
        <w:t xml:space="preserve"> Exos Aerospace (</w:t>
      </w:r>
      <w:ins w:id="535" w:author="Estelle Park" w:date="2026-09-01T16:54:00Z" w16du:dateUtc="2026-09-01T20:54:00Z">
        <w:r w:rsidR="00AA557B">
          <w:t xml:space="preserve">the </w:t>
        </w:r>
      </w:ins>
      <w:r w:rsidR="00BB193F" w:rsidRPr="00003F8D">
        <w:t xml:space="preserve">small-business applicant; STTR statutory work share ≥40%) owns the vehicle, the payload module, integration, flight operations, and recovery, and contributes peer-reviewed suborbital life-science heritage. Purdue University (single Research Institution; the balance, up to ~60%, subject to the ≥30% research-institution floor) owns the biology and the methods: the Park laboratory (Weldon BME) owns the </w:t>
      </w:r>
      <w:del w:id="536" w:author="Estelle Park" w:date="2026-09-01T16:54:00Z" w16du:dateUtc="2026-09-01T20:54:00Z">
        <w:r w:rsidR="00BB193F" w:rsidRPr="00003F8D" w:rsidDel="00AA557B">
          <w:delText>intestinal-MPS</w:delText>
        </w:r>
      </w:del>
      <w:ins w:id="537" w:author="Estelle Park" w:date="2026-09-01T16:54:00Z" w16du:dateUtc="2026-09-01T20:54:00Z">
        <w:r w:rsidR="00AA557B">
          <w:t xml:space="preserve">human </w:t>
        </w:r>
      </w:ins>
      <w:ins w:id="538" w:author="Estelle Park" w:date="2026-09-02T11:39:00Z" w16du:dateUtc="2026-09-02T15:39:00Z">
        <w:r w:rsidR="008C197B">
          <w:t>intestinal</w:t>
        </w:r>
      </w:ins>
      <w:ins w:id="539" w:author="Estelle Park" w:date="2026-09-01T16:54:00Z" w16du:dateUtc="2026-09-01T20:54:00Z">
        <w:r w:rsidR="00AA557B">
          <w:t xml:space="preserve"> organoid</w:t>
        </w:r>
      </w:ins>
      <w:r w:rsidR="00BB193F" w:rsidRPr="00003F8D">
        <w:t xml:space="preserve"> science, </w:t>
      </w:r>
      <w:ins w:id="540" w:author="Estelle Park" w:date="2026-09-02T11:39:00Z" w16du:dateUtc="2026-09-02T15:39:00Z">
        <w:r w:rsidR="008C197B">
          <w:t xml:space="preserve">organoids-on-a-chip designs, </w:t>
        </w:r>
      </w:ins>
      <w:r w:rsidR="00BB193F" w:rsidRPr="00003F8D">
        <w:t xml:space="preserve">assays, controls, onset-kinetics analysis, and post-flight recovery/organoid readouts. Exos owns the suborbital experiment design and reduced-gravity flight methods. STTR permits the PD/PI at either the small business or the research institution; a </w:t>
      </w:r>
      <w:proofErr w:type="gramStart"/>
      <w:r w:rsidR="00BB193F" w:rsidRPr="00003F8D">
        <w:t>Multi-PI</w:t>
      </w:r>
      <w:proofErr w:type="gramEnd"/>
      <w:r w:rsidR="00BB193F" w:rsidRPr="00003F8D">
        <w:t xml:space="preserve"> leadership plan is proposed. All µg durations, g-levels, and viability </w:t>
      </w:r>
      <w:proofErr w:type="gramStart"/>
      <w:r w:rsidR="00BB193F" w:rsidRPr="00003F8D">
        <w:t>claims</w:t>
      </w:r>
      <w:proofErr w:type="gramEnd"/>
      <w:r w:rsidR="00BB193F" w:rsidRPr="00003F8D">
        <w:t xml:space="preserve"> below are design targets to be verified in </w:t>
      </w:r>
      <w:r w:rsidR="00BB193F" w:rsidRPr="00AA557B">
        <w:rPr>
          <w:b/>
          <w:bCs/>
          <w:rPrChange w:id="541" w:author="Estelle Park" w:date="2026-09-01T16:55:00Z" w16du:dateUtc="2026-09-01T20:55:00Z">
            <w:rPr/>
          </w:rPrChange>
        </w:rPr>
        <w:t>Aim 1</w:t>
      </w:r>
      <w:ins w:id="542" w:author="Estelle Park" w:date="2026-09-02T11:40:00Z" w16du:dateUtc="2026-09-02T15:40:00Z">
        <w:r w:rsidR="00B2707B">
          <w:rPr>
            <w:b/>
            <w:bCs/>
          </w:rPr>
          <w:t xml:space="preserve">. </w:t>
        </w:r>
        <w:r w:rsidR="00B2707B">
          <w:t>Biological endpoints are supported by the Park Lab’s published intestinal or</w:t>
        </w:r>
      </w:ins>
      <w:ins w:id="543" w:author="Estelle Park" w:date="2026-09-02T11:41:00Z" w16du:dateUtc="2026-09-02T15:41:00Z">
        <w:r w:rsidR="00B2707B">
          <w:t>ganoid chip work and will be qualified for the flight hardware before launch</w:t>
        </w:r>
      </w:ins>
      <w:del w:id="544" w:author="Estelle Park" w:date="2026-09-02T11:41:00Z" w16du:dateUtc="2026-09-02T15:41:00Z">
        <w:r w:rsidR="00BB193F" w:rsidRPr="00003F8D" w:rsidDel="00B2707B">
          <w:delText xml:space="preserve">, not demonstrated results; </w:delText>
        </w:r>
      </w:del>
      <w:ins w:id="545" w:author="Estelle Park" w:date="2026-09-02T11:41:00Z" w16du:dateUtc="2026-09-02T15:41:00Z">
        <w:r w:rsidR="00B2707B">
          <w:t xml:space="preserve">. </w:t>
        </w:r>
      </w:ins>
      <w:del w:id="546" w:author="Estelle Park" w:date="2026-09-02T11:41:00Z" w16du:dateUtc="2026-09-02T15:41:00Z">
        <w:r w:rsidR="00BB193F" w:rsidRPr="00003F8D" w:rsidDel="00B2707B">
          <w:delText xml:space="preserve">specific </w:delText>
        </w:r>
      </w:del>
      <w:ins w:id="547" w:author="Estelle Park" w:date="2026-09-02T11:41:00Z" w16du:dateUtc="2026-09-02T15:41:00Z">
        <w:r w:rsidR="00B2707B">
          <w:t>S</w:t>
        </w:r>
        <w:r w:rsidR="00B2707B" w:rsidRPr="00003F8D">
          <w:t xml:space="preserve">pecific </w:t>
        </w:r>
      </w:ins>
      <w:r w:rsidR="00BB193F" w:rsidRPr="00003F8D">
        <w:t xml:space="preserve">cell sources, exact assays, and effect sizes will be finalized with the </w:t>
      </w:r>
      <w:proofErr w:type="gramStart"/>
      <w:r w:rsidR="00BB193F" w:rsidRPr="00003F8D">
        <w:t>Park</w:t>
      </w:r>
      <w:proofErr w:type="gramEnd"/>
      <w:r w:rsidR="00BB193F" w:rsidRPr="00003F8D">
        <w:t xml:space="preserve"> lab.</w:t>
      </w:r>
      <w:ins w:id="548" w:author="Estelle Park" w:date="2026-09-01T19:38:00Z" w16du:dateUtc="2026-09-01T23:38:00Z">
        <w:r w:rsidR="00CA2B93">
          <w:t xml:space="preserve">  </w:t>
        </w:r>
      </w:ins>
    </w:p>
    <w:p w14:paraId="7C26B6A2" w14:textId="62519B3D" w:rsidR="00AA557B" w:rsidRDefault="00AA557B" w:rsidP="00AA557B">
      <w:pPr>
        <w:spacing w:line="240" w:lineRule="auto"/>
        <w:rPr>
          <w:ins w:id="549" w:author="Estelle Park" w:date="2026-09-01T16:56:00Z" w16du:dateUtc="2026-09-01T20:56:00Z"/>
          <w:b/>
          <w:bCs/>
        </w:rPr>
      </w:pPr>
      <w:ins w:id="550" w:author="Estelle Park" w:date="2026-09-01T16:56:00Z" w16du:dateUtc="2026-09-01T20:56:00Z">
        <w:r>
          <w:rPr>
            <w:b/>
            <w:bCs/>
          </w:rPr>
          <w:t xml:space="preserve">Preliminary </w:t>
        </w:r>
      </w:ins>
      <w:ins w:id="551" w:author="Estelle Park" w:date="2026-09-01T19:41:00Z" w16du:dateUtc="2026-09-01T23:41:00Z">
        <w:r w:rsidR="00CA2B93">
          <w:rPr>
            <w:b/>
            <w:bCs/>
          </w:rPr>
          <w:t>D</w:t>
        </w:r>
      </w:ins>
      <w:ins w:id="552" w:author="Estelle Park" w:date="2026-09-01T16:56:00Z" w16du:dateUtc="2026-09-01T20:56:00Z">
        <w:r>
          <w:rPr>
            <w:b/>
            <w:bCs/>
          </w:rPr>
          <w:t>ata</w:t>
        </w:r>
      </w:ins>
    </w:p>
    <w:p w14:paraId="62B2AB1E" w14:textId="43829D48" w:rsidR="00CA2B93" w:rsidRPr="00CA2B93" w:rsidRDefault="00CA2B93" w:rsidP="00C927FA">
      <w:pPr>
        <w:spacing w:line="240" w:lineRule="auto"/>
        <w:jc w:val="both"/>
        <w:rPr>
          <w:ins w:id="553" w:author="Estelle Park" w:date="2026-09-01T19:41:00Z"/>
        </w:rPr>
        <w:pPrChange w:id="554" w:author="Estelle Park" w:date="2026-09-02T11:54:00Z" w16du:dateUtc="2026-09-02T15:54:00Z">
          <w:pPr>
            <w:spacing w:line="240" w:lineRule="auto"/>
          </w:pPr>
        </w:pPrChange>
      </w:pPr>
      <w:ins w:id="555" w:author="Estelle Park" w:date="2026-09-01T19:41:00Z">
        <w:r w:rsidRPr="00CA2B93">
          <w:t xml:space="preserve">The Park laboratory has established </w:t>
        </w:r>
      </w:ins>
      <w:ins w:id="556" w:author="Estelle Park" w:date="2026-09-02T11:43:00Z" w16du:dateUtc="2026-09-02T15:43:00Z">
        <w:r w:rsidR="00A532F9">
          <w:t xml:space="preserve">long-term </w:t>
        </w:r>
      </w:ins>
      <w:ins w:id="557" w:author="Estelle Park" w:date="2026-09-01T19:41:00Z">
        <w:r w:rsidRPr="00CA2B93">
          <w:t xml:space="preserve">culture and </w:t>
        </w:r>
      </w:ins>
      <w:ins w:id="558" w:author="Estelle Park" w:date="2026-09-02T11:43:00Z" w16du:dateUtc="2026-09-02T15:43:00Z">
        <w:r w:rsidR="00A532F9">
          <w:t>quantitative analysis</w:t>
        </w:r>
      </w:ins>
      <w:ins w:id="559" w:author="Estelle Park" w:date="2026-09-01T19:41:00Z">
        <w:r w:rsidRPr="00CA2B93">
          <w:t xml:space="preserve"> of human </w:t>
        </w:r>
      </w:ins>
      <w:ins w:id="560" w:author="Estelle Park" w:date="2026-09-02T11:43:00Z" w16du:dateUtc="2026-09-02T15:43:00Z">
        <w:r w:rsidR="00A532F9">
          <w:t xml:space="preserve">small intestinal </w:t>
        </w:r>
      </w:ins>
      <w:ins w:id="561" w:author="Estelle Park" w:date="2026-09-01T19:41:00Z">
        <w:r w:rsidRPr="00CA2B93">
          <w:t>organoids</w:t>
        </w:r>
      </w:ins>
      <w:ins w:id="562" w:author="Estelle Park" w:date="2026-09-02T11:43:00Z" w16du:dateUtc="2026-09-02T15:43:00Z">
        <w:r w:rsidR="00A532F9">
          <w:t xml:space="preserve"> (</w:t>
        </w:r>
        <w:proofErr w:type="spellStart"/>
        <w:r w:rsidR="00A532F9">
          <w:t>enteroids</w:t>
        </w:r>
        <w:proofErr w:type="spellEnd"/>
        <w:r w:rsidR="00A532F9">
          <w:t>) derived from adult intestinal ste</w:t>
        </w:r>
      </w:ins>
      <w:ins w:id="563" w:author="Estelle Park" w:date="2026-09-02T11:44:00Z" w16du:dateUtc="2026-09-02T15:44:00Z">
        <w:r w:rsidR="00A532F9">
          <w:t>m cells</w:t>
        </w:r>
      </w:ins>
      <w:ins w:id="564" w:author="Estelle Park" w:date="2026-09-01T19:45:00Z" w16du:dateUtc="2026-09-01T23:45:00Z">
        <w:r w:rsidR="00D346DD">
          <w:t xml:space="preserve"> [</w:t>
        </w:r>
        <w:r w:rsidR="00D346DD" w:rsidRPr="00D346DD">
          <w:rPr>
            <w:highlight w:val="yellow"/>
            <w:rPrChange w:id="565" w:author="Estelle Park" w:date="2026-09-01T19:46:00Z" w16du:dateUtc="2026-09-01T23:46:00Z">
              <w:rPr/>
            </w:rPrChange>
          </w:rPr>
          <w:t>ref</w:t>
        </w:r>
        <w:r w:rsidR="00D346DD">
          <w:t>]</w:t>
        </w:r>
      </w:ins>
      <w:ins w:id="566" w:author="Estelle Park" w:date="2026-09-01T19:41:00Z">
        <w:r w:rsidRPr="00CA2B93">
          <w:t xml:space="preserve">. </w:t>
        </w:r>
      </w:ins>
      <w:ins w:id="567" w:author="Estelle Park" w:date="2026-09-02T11:44:00Z" w16du:dateUtc="2026-09-02T15:44:00Z">
        <w:r w:rsidR="00A532F9">
          <w:t xml:space="preserve">In the </w:t>
        </w:r>
        <w:r w:rsidR="00A532F9" w:rsidRPr="00FE0A05">
          <w:t>published OCTOPUS platform</w:t>
        </w:r>
      </w:ins>
      <w:ins w:id="568" w:author="Estelle Park" w:date="2026-09-02T17:04:00Z" w16du:dateUtc="2026-09-02T21:04:00Z">
        <w:r w:rsidR="00FE0A05" w:rsidRPr="00FE0A05">
          <w:t xml:space="preserve"> (</w:t>
        </w:r>
        <w:r w:rsidR="00FE0A05" w:rsidRPr="00FE0A05">
          <w:rPr>
            <w:b/>
            <w:bCs/>
          </w:rPr>
          <w:t>Figs. 1A, 1B</w:t>
        </w:r>
        <w:r w:rsidR="00FE0A05" w:rsidRPr="00FE0A05">
          <w:t>)</w:t>
        </w:r>
      </w:ins>
      <w:ins w:id="569" w:author="Estelle Park" w:date="2026-09-02T11:44:00Z" w16du:dateUtc="2026-09-02T15:44:00Z">
        <w:r w:rsidR="00A532F9" w:rsidRPr="00FE0A05">
          <w:t xml:space="preserve">, human </w:t>
        </w:r>
        <w:proofErr w:type="spellStart"/>
        <w:r w:rsidR="00A532F9" w:rsidRPr="00FE0A05">
          <w:t>enteroids</w:t>
        </w:r>
        <w:proofErr w:type="spellEnd"/>
        <w:r w:rsidR="00A532F9" w:rsidRPr="00FE0A05">
          <w:t xml:space="preserve"> remain viable during extended culture and increased more than </w:t>
        </w:r>
      </w:ins>
      <w:ins w:id="570" w:author="Estelle Park" w:date="2026-09-02T16:07:00Z" w16du:dateUtc="2026-09-02T20:07:00Z">
        <w:r w:rsidR="00A22318" w:rsidRPr="00FE0A05">
          <w:t>10</w:t>
        </w:r>
      </w:ins>
      <w:ins w:id="571" w:author="Estelle Park" w:date="2026-09-02T11:44:00Z" w16du:dateUtc="2026-09-02T15:44:00Z">
        <w:r w:rsidR="00A532F9" w:rsidRPr="00FE0A05">
          <w:t xml:space="preserve">-fold in size over one month without passaging </w:t>
        </w:r>
        <w:r w:rsidR="00A532F9" w:rsidRPr="00FE0A05">
          <w:rPr>
            <w:b/>
            <w:bCs/>
            <w:rPrChange w:id="572" w:author="Estelle Park" w:date="2026-09-02T17:05:00Z" w16du:dateUtc="2026-09-02T21:05:00Z">
              <w:rPr/>
            </w:rPrChange>
          </w:rPr>
          <w:t>(Fig</w:t>
        </w:r>
      </w:ins>
      <w:ins w:id="573" w:author="Estelle Park" w:date="2026-09-02T17:05:00Z" w16du:dateUtc="2026-09-02T21:05:00Z">
        <w:r w:rsidR="00FE0A05">
          <w:rPr>
            <w:b/>
            <w:bCs/>
          </w:rPr>
          <w:t>s.</w:t>
        </w:r>
      </w:ins>
      <w:ins w:id="574" w:author="Estelle Park" w:date="2026-09-02T11:44:00Z" w16du:dateUtc="2026-09-02T15:44:00Z">
        <w:r w:rsidR="00A532F9" w:rsidRPr="00FE0A05">
          <w:rPr>
            <w:b/>
            <w:bCs/>
            <w:rPrChange w:id="575" w:author="Estelle Park" w:date="2026-09-02T17:05:00Z" w16du:dateUtc="2026-09-02T21:05:00Z">
              <w:rPr/>
            </w:rPrChange>
          </w:rPr>
          <w:t xml:space="preserve"> </w:t>
        </w:r>
      </w:ins>
      <w:ins w:id="576" w:author="Estelle Park" w:date="2026-09-02T16:14:00Z" w16du:dateUtc="2026-09-02T20:14:00Z">
        <w:r w:rsidR="00AC295D" w:rsidRPr="00FE0A05">
          <w:rPr>
            <w:b/>
            <w:bCs/>
          </w:rPr>
          <w:t>1</w:t>
        </w:r>
      </w:ins>
      <w:ins w:id="577" w:author="Estelle Park" w:date="2026-09-02T17:05:00Z" w16du:dateUtc="2026-09-02T21:05:00Z">
        <w:r w:rsidR="00FE0A05" w:rsidRPr="00FE0A05">
          <w:rPr>
            <w:b/>
            <w:bCs/>
          </w:rPr>
          <w:t>C,</w:t>
        </w:r>
        <w:r w:rsidR="00FE0A05">
          <w:rPr>
            <w:b/>
            <w:bCs/>
          </w:rPr>
          <w:t xml:space="preserve"> </w:t>
        </w:r>
        <w:r w:rsidR="00FE0A05" w:rsidRPr="00FE0A05">
          <w:rPr>
            <w:b/>
            <w:bCs/>
          </w:rPr>
          <w:t>1D</w:t>
        </w:r>
      </w:ins>
      <w:ins w:id="578" w:author="Estelle Park" w:date="2026-09-02T11:44:00Z" w16du:dateUtc="2026-09-02T15:44:00Z">
        <w:r w:rsidR="00A532F9" w:rsidRPr="00FE0A05">
          <w:t xml:space="preserve">). Developing </w:t>
        </w:r>
        <w:proofErr w:type="spellStart"/>
        <w:r w:rsidR="00A532F9" w:rsidRPr="00FE0A05">
          <w:t>enteroids</w:t>
        </w:r>
        <w:proofErr w:type="spellEnd"/>
        <w:r w:rsidR="00A532F9" w:rsidRPr="00FE0A05">
          <w:t xml:space="preserve"> formed progressively larger numb</w:t>
        </w:r>
      </w:ins>
      <w:ins w:id="579" w:author="Estelle Park" w:date="2026-09-02T11:45:00Z" w16du:dateUtc="2026-09-02T15:45:00Z">
        <w:r w:rsidR="00A532F9" w:rsidRPr="00FE0A05">
          <w:t>er of crypt-like buds, providing quantitative measures of organoid growth and morphogenesis that can applied directly to post-flight recovery (</w:t>
        </w:r>
        <w:r w:rsidR="00A532F9" w:rsidRPr="00FE0A05">
          <w:rPr>
            <w:b/>
            <w:bCs/>
          </w:rPr>
          <w:t xml:space="preserve">Fig. </w:t>
        </w:r>
      </w:ins>
      <w:ins w:id="580" w:author="Estelle Park" w:date="2026-09-02T16:14:00Z" w16du:dateUtc="2026-09-02T20:14:00Z">
        <w:r w:rsidR="00AC295D" w:rsidRPr="00FE0A05">
          <w:rPr>
            <w:b/>
            <w:bCs/>
          </w:rPr>
          <w:t>1</w:t>
        </w:r>
      </w:ins>
      <w:ins w:id="581" w:author="Estelle Park" w:date="2026-09-02T17:05:00Z" w16du:dateUtc="2026-09-02T21:05:00Z">
        <w:r w:rsidR="00FE0A05" w:rsidRPr="00FE0A05">
          <w:rPr>
            <w:b/>
            <w:bCs/>
          </w:rPr>
          <w:t>E</w:t>
        </w:r>
      </w:ins>
      <w:ins w:id="582" w:author="Estelle Park" w:date="2026-09-02T11:45:00Z" w16du:dateUtc="2026-09-02T15:45:00Z">
        <w:r w:rsidR="00A532F9" w:rsidRPr="00FE0A05">
          <w:t xml:space="preserve">). Ki67-positive proliferative cells </w:t>
        </w:r>
      </w:ins>
      <w:ins w:id="583" w:author="Estelle Park" w:date="2026-09-02T11:50:00Z" w16du:dateUtc="2026-09-02T15:50:00Z">
        <w:r w:rsidR="00C927FA" w:rsidRPr="00FE0A05">
          <w:t>localized to</w:t>
        </w:r>
      </w:ins>
      <w:ins w:id="584" w:author="Estelle Park" w:date="2026-09-02T11:45:00Z" w16du:dateUtc="2026-09-02T15:45:00Z">
        <w:r w:rsidR="00A532F9" w:rsidRPr="00FE0A05">
          <w:t xml:space="preserve"> crypt-like domains, while </w:t>
        </w:r>
      </w:ins>
      <w:ins w:id="585" w:author="Estelle Park" w:date="2026-09-02T11:50:00Z" w16du:dateUtc="2026-09-02T15:50:00Z">
        <w:r w:rsidR="00C927FA" w:rsidRPr="00FE0A05">
          <w:t>increased</w:t>
        </w:r>
      </w:ins>
      <w:ins w:id="586" w:author="Estelle Park" w:date="2026-09-02T11:45:00Z" w16du:dateUtc="2026-09-02T15:45:00Z">
        <w:r w:rsidR="00A532F9" w:rsidRPr="00FE0A05">
          <w:t xml:space="preserve"> KRT20 and MUC2 expression demonstrated abso</w:t>
        </w:r>
      </w:ins>
      <w:ins w:id="587" w:author="Estelle Park" w:date="2026-09-02T11:46:00Z" w16du:dateUtc="2026-09-02T15:46:00Z">
        <w:r w:rsidR="00A532F9" w:rsidRPr="00FE0A05">
          <w:t>rptive and secretory differentiation</w:t>
        </w:r>
      </w:ins>
      <w:ins w:id="588" w:author="Estelle Park" w:date="2026-09-02T11:50:00Z" w16du:dateUtc="2026-09-02T15:50:00Z">
        <w:r w:rsidR="00C927FA" w:rsidRPr="00FE0A05">
          <w:t>, respectively</w:t>
        </w:r>
      </w:ins>
      <w:ins w:id="589" w:author="Estelle Park" w:date="2026-09-02T11:46:00Z" w16du:dateUtc="2026-09-02T15:46:00Z">
        <w:r w:rsidR="00A532F9" w:rsidRPr="00FE0A05">
          <w:t xml:space="preserve"> (</w:t>
        </w:r>
        <w:r w:rsidR="00A532F9" w:rsidRPr="00FE0A05">
          <w:rPr>
            <w:b/>
            <w:bCs/>
          </w:rPr>
          <w:t xml:space="preserve">Fig. </w:t>
        </w:r>
      </w:ins>
      <w:ins w:id="590" w:author="Estelle Park" w:date="2026-09-02T16:14:00Z" w16du:dateUtc="2026-09-02T20:14:00Z">
        <w:r w:rsidR="00AC295D" w:rsidRPr="00FE0A05">
          <w:rPr>
            <w:b/>
            <w:bCs/>
          </w:rPr>
          <w:t>2A</w:t>
        </w:r>
      </w:ins>
      <w:ins w:id="591" w:author="Estelle Park" w:date="2026-09-02T11:46:00Z" w16du:dateUtc="2026-09-02T15:46:00Z">
        <w:r w:rsidR="00A532F9" w:rsidRPr="00FE0A05">
          <w:t xml:space="preserve">). </w:t>
        </w:r>
      </w:ins>
      <w:ins w:id="592" w:author="Estelle Park" w:date="2026-09-02T11:50:00Z" w16du:dateUtc="2026-09-02T15:50:00Z">
        <w:r w:rsidR="00C927FA" w:rsidRPr="00FE0A05">
          <w:t>Single-cell RNA sequencing (</w:t>
        </w:r>
        <w:proofErr w:type="spellStart"/>
        <w:r w:rsidR="00C927FA" w:rsidRPr="00FE0A05">
          <w:t>scRNA</w:t>
        </w:r>
        <w:proofErr w:type="spellEnd"/>
        <w:r w:rsidR="00C927FA" w:rsidRPr="00FE0A05">
          <w:t xml:space="preserve">-seq) further confirmed the presence of intestinal stem, absorptive, and secretory cell populations </w:t>
        </w:r>
      </w:ins>
      <w:ins w:id="593" w:author="Estelle Park" w:date="2026-09-02T17:05:00Z" w16du:dateUtc="2026-09-02T21:05:00Z">
        <w:r w:rsidR="00FE0A05" w:rsidRPr="00FE0A05">
          <w:t>(</w:t>
        </w:r>
        <w:r w:rsidR="00FE0A05" w:rsidRPr="00FE0A05">
          <w:rPr>
            <w:b/>
            <w:bCs/>
            <w:rPrChange w:id="594" w:author="Estelle Park" w:date="2026-09-02T17:05:00Z" w16du:dateUtc="2026-09-02T21:05:00Z">
              <w:rPr>
                <w:b/>
                <w:bCs/>
                <w:highlight w:val="yellow"/>
              </w:rPr>
            </w:rPrChange>
          </w:rPr>
          <w:t xml:space="preserve">Fig. </w:t>
        </w:r>
        <w:r w:rsidR="00FE0A05" w:rsidRPr="00FE0A05">
          <w:rPr>
            <w:b/>
            <w:bCs/>
          </w:rPr>
          <w:t>2B</w:t>
        </w:r>
        <w:r w:rsidR="00FE0A05" w:rsidRPr="00FE0A05">
          <w:t>)</w:t>
        </w:r>
        <w:r w:rsidR="00FE0A05" w:rsidRPr="00FE0A05">
          <w:t xml:space="preserve"> </w:t>
        </w:r>
      </w:ins>
      <w:ins w:id="595" w:author="Estelle Park" w:date="2026-09-02T11:50:00Z" w16du:dateUtc="2026-09-02T15:50:00Z">
        <w:r w:rsidR="00C927FA" w:rsidRPr="00FE0A05">
          <w:t>and r</w:t>
        </w:r>
      </w:ins>
      <w:ins w:id="596" w:author="Estelle Park" w:date="2026-09-02T11:51:00Z" w16du:dateUtc="2026-09-02T15:51:00Z">
        <w:r w:rsidR="00C927FA" w:rsidRPr="00FE0A05">
          <w:t>esolved their differentiation trajectories during extended culture (</w:t>
        </w:r>
        <w:r w:rsidR="00C927FA" w:rsidRPr="00FE0A05">
          <w:rPr>
            <w:b/>
            <w:bCs/>
          </w:rPr>
          <w:t xml:space="preserve">Fig. </w:t>
        </w:r>
      </w:ins>
      <w:ins w:id="597" w:author="Estelle Park" w:date="2026-09-02T16:15:00Z" w16du:dateUtc="2026-09-02T20:15:00Z">
        <w:r w:rsidR="00AC295D" w:rsidRPr="00FE0A05">
          <w:rPr>
            <w:b/>
            <w:bCs/>
            <w:rPrChange w:id="598" w:author="Estelle Park" w:date="2026-09-02T17:05:00Z" w16du:dateUtc="2026-09-02T21:05:00Z">
              <w:rPr/>
            </w:rPrChange>
          </w:rPr>
          <w:t>2</w:t>
        </w:r>
      </w:ins>
      <w:ins w:id="599" w:author="Estelle Park" w:date="2026-09-02T17:05:00Z" w16du:dateUtc="2026-09-02T21:05:00Z">
        <w:r w:rsidR="00FE0A05" w:rsidRPr="00FE0A05">
          <w:rPr>
            <w:b/>
            <w:bCs/>
          </w:rPr>
          <w:t>C</w:t>
        </w:r>
      </w:ins>
      <w:ins w:id="600" w:author="Estelle Park" w:date="2026-09-02T11:51:00Z" w16du:dateUtc="2026-09-02T15:51:00Z">
        <w:r w:rsidR="00C927FA" w:rsidRPr="00FE0A05">
          <w:t xml:space="preserve">). </w:t>
        </w:r>
      </w:ins>
      <w:ins w:id="601" w:author="Estelle Park" w:date="2026-09-02T11:46:00Z" w16du:dateUtc="2026-09-02T15:46:00Z">
        <w:r w:rsidR="00A532F9" w:rsidRPr="00FE0A05">
          <w:t>The</w:t>
        </w:r>
        <w:r w:rsidR="00A532F9">
          <w:t xml:space="preserve"> same study established glucose-responsive calcium </w:t>
        </w:r>
        <w:r w:rsidR="00A532F9" w:rsidRPr="00FE0A05">
          <w:t xml:space="preserve">imaging </w:t>
        </w:r>
        <w:r w:rsidR="00A532F9" w:rsidRPr="00FE0A05">
          <w:t>(</w:t>
        </w:r>
        <w:r w:rsidR="00A532F9" w:rsidRPr="00FE0A05">
          <w:rPr>
            <w:b/>
            <w:bCs/>
            <w:rPrChange w:id="602" w:author="Estelle Park" w:date="2026-09-02T17:06:00Z" w16du:dateUtc="2026-09-02T21:06:00Z">
              <w:rPr>
                <w:b/>
                <w:bCs/>
                <w:highlight w:val="yellow"/>
              </w:rPr>
            </w:rPrChange>
          </w:rPr>
          <w:t xml:space="preserve">Fig. </w:t>
        </w:r>
      </w:ins>
      <w:ins w:id="603" w:author="Estelle Park" w:date="2026-09-02T16:14:00Z" w16du:dateUtc="2026-09-02T20:14:00Z">
        <w:r w:rsidR="00AC295D" w:rsidRPr="00FE0A05">
          <w:rPr>
            <w:b/>
            <w:bCs/>
          </w:rPr>
          <w:t>3A</w:t>
        </w:r>
      </w:ins>
      <w:ins w:id="604" w:author="Estelle Park" w:date="2026-09-02T11:46:00Z" w16du:dateUtc="2026-09-02T15:46:00Z">
        <w:r w:rsidR="00A532F9" w:rsidRPr="00FE0A05">
          <w:t>)</w:t>
        </w:r>
        <w:r w:rsidR="00A532F9" w:rsidRPr="00FE0A05">
          <w:t xml:space="preserve"> and secretion</w:t>
        </w:r>
        <w:r w:rsidR="00A532F9">
          <w:t xml:space="preserve"> assays for MUC2 and GLP-1 as </w:t>
        </w:r>
        <w:r w:rsidR="00A532F9">
          <w:lastRenderedPageBreak/>
          <w:t xml:space="preserve">functional </w:t>
        </w:r>
      </w:ins>
      <w:ins w:id="605" w:author="Estelle Park" w:date="2026-09-02T11:51:00Z" w16du:dateUtc="2026-09-02T15:51:00Z">
        <w:r w:rsidR="00C927FA">
          <w:t xml:space="preserve">measurements of </w:t>
        </w:r>
      </w:ins>
      <w:ins w:id="606" w:author="Estelle Park" w:date="2026-09-02T16:42:00Z" w16du:dateUtc="2026-09-02T20:42:00Z">
        <w:r w:rsidR="00FE0A05">
          <w:rPr>
            <w:noProof/>
          </w:rPr>
          <w:drawing>
            <wp:anchor distT="0" distB="0" distL="114300" distR="114300" simplePos="0" relativeHeight="251660288" behindDoc="0" locked="0" layoutInCell="1" allowOverlap="1" wp14:anchorId="46478902" wp14:editId="1E69B2D2">
              <wp:simplePos x="0" y="0"/>
              <wp:positionH relativeFrom="margin">
                <wp:align>left</wp:align>
              </wp:positionH>
              <wp:positionV relativeFrom="margin">
                <wp:align>top</wp:align>
              </wp:positionV>
              <wp:extent cx="2286000" cy="2682108"/>
              <wp:effectExtent l="0" t="0" r="0" b="0"/>
              <wp:wrapSquare wrapText="bothSides"/>
              <wp:docPr id="1000555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5411" name="Picture 1000555411"/>
                      <pic:cNvPicPr/>
                    </pic:nvPicPr>
                    <pic:blipFill>
                      <a:blip r:embed="rId8"/>
                      <a:stretch>
                        <a:fillRect/>
                      </a:stretch>
                    </pic:blipFill>
                    <pic:spPr>
                      <a:xfrm>
                        <a:off x="0" y="0"/>
                        <a:ext cx="2286000" cy="2682108"/>
                      </a:xfrm>
                      <a:prstGeom prst="rect">
                        <a:avLst/>
                      </a:prstGeom>
                    </pic:spPr>
                  </pic:pic>
                </a:graphicData>
              </a:graphic>
              <wp14:sizeRelH relativeFrom="page">
                <wp14:pctWidth>0</wp14:pctWidth>
              </wp14:sizeRelH>
              <wp14:sizeRelV relativeFrom="page">
                <wp14:pctHeight>0</wp14:pctHeight>
              </wp14:sizeRelV>
            </wp:anchor>
          </w:drawing>
        </w:r>
      </w:ins>
      <w:ins w:id="607" w:author="Estelle Park" w:date="2026-09-02T11:51:00Z" w16du:dateUtc="2026-09-02T15:51:00Z">
        <w:r w:rsidR="00C927FA">
          <w:t xml:space="preserve">epithelial </w:t>
        </w:r>
        <w:r w:rsidR="00C927FA" w:rsidRPr="00FE0A05">
          <w:t>activity</w:t>
        </w:r>
      </w:ins>
      <w:ins w:id="608" w:author="Estelle Park" w:date="2026-09-02T11:46:00Z" w16du:dateUtc="2026-09-02T15:46:00Z">
        <w:r w:rsidR="00A532F9" w:rsidRPr="00FE0A05">
          <w:t xml:space="preserve"> (</w:t>
        </w:r>
        <w:r w:rsidR="00A532F9" w:rsidRPr="00FE0A05">
          <w:rPr>
            <w:b/>
            <w:bCs/>
          </w:rPr>
          <w:t xml:space="preserve">Fig. </w:t>
        </w:r>
      </w:ins>
      <w:ins w:id="609" w:author="Estelle Park" w:date="2026-09-02T16:14:00Z" w16du:dateUtc="2026-09-02T20:14:00Z">
        <w:r w:rsidR="00AC295D" w:rsidRPr="00FE0A05">
          <w:rPr>
            <w:b/>
            <w:bCs/>
          </w:rPr>
          <w:t>3B</w:t>
        </w:r>
      </w:ins>
      <w:ins w:id="610" w:author="Estelle Park" w:date="2026-09-02T11:46:00Z" w16du:dateUtc="2026-09-02T15:46:00Z">
        <w:r w:rsidR="00A532F9" w:rsidRPr="00FE0A05">
          <w:t>).</w:t>
        </w:r>
      </w:ins>
      <w:ins w:id="611" w:author="Estelle Park" w:date="2026-09-02T11:45:00Z" w16du:dateUtc="2026-09-02T15:45:00Z">
        <w:r w:rsidR="00A532F9" w:rsidRPr="00FE0A05">
          <w:t xml:space="preserve"> </w:t>
        </w:r>
      </w:ins>
      <w:ins w:id="612" w:author="Estelle Park" w:date="2026-09-01T19:41:00Z">
        <w:r w:rsidRPr="00FE0A05">
          <w:t xml:space="preserve"> </w:t>
        </w:r>
      </w:ins>
      <w:ins w:id="613" w:author="Estelle Park" w:date="2026-09-02T11:47:00Z" w16du:dateUtc="2026-09-02T15:47:00Z">
        <w:r w:rsidR="00A532F9" w:rsidRPr="00FE0A05">
          <w:t xml:space="preserve">Organoids </w:t>
        </w:r>
      </w:ins>
      <w:ins w:id="614" w:author="Estelle Park" w:date="2026-09-02T11:51:00Z" w16du:dateUtc="2026-09-02T15:51:00Z">
        <w:r w:rsidR="00C927FA" w:rsidRPr="00FE0A05">
          <w:t xml:space="preserve">retained their capacity for passaging </w:t>
        </w:r>
      </w:ins>
      <w:ins w:id="615" w:author="Estelle Park" w:date="2026-09-02T11:47:00Z" w16du:dateUtc="2026-09-02T15:47:00Z">
        <w:r w:rsidR="00A532F9" w:rsidRPr="00FE0A05">
          <w:t>after extended culture, supporting</w:t>
        </w:r>
        <w:r w:rsidR="00A532F9">
          <w:t xml:space="preserve"> the feasibility of recovering </w:t>
        </w:r>
      </w:ins>
      <w:ins w:id="616" w:author="Estelle Park" w:date="2026-09-02T16:50:00Z" w16du:dateUtc="2026-09-02T20:50:00Z">
        <w:r w:rsidR="00FE0A05">
          <w:rPr>
            <w:noProof/>
          </w:rPr>
          <mc:AlternateContent>
            <mc:Choice Requires="wps">
              <w:drawing>
                <wp:anchor distT="0" distB="0" distL="114300" distR="114300" simplePos="0" relativeHeight="251667456" behindDoc="0" locked="0" layoutInCell="1" allowOverlap="1" wp14:anchorId="7BB13DEF" wp14:editId="039D2C8B">
                  <wp:simplePos x="0" y="0"/>
                  <wp:positionH relativeFrom="margin">
                    <wp:posOffset>0</wp:posOffset>
                  </wp:positionH>
                  <wp:positionV relativeFrom="margin">
                    <wp:posOffset>2663696</wp:posOffset>
                  </wp:positionV>
                  <wp:extent cx="2286000" cy="1005840"/>
                  <wp:effectExtent l="0" t="0" r="0" b="0"/>
                  <wp:wrapSquare wrapText="bothSides"/>
                  <wp:docPr id="777677082" name="Text Box 8"/>
                  <wp:cNvGraphicFramePr/>
                  <a:graphic xmlns:a="http://schemas.openxmlformats.org/drawingml/2006/main">
                    <a:graphicData uri="http://schemas.microsoft.com/office/word/2010/wordprocessingShape">
                      <wps:wsp>
                        <wps:cNvSpPr txBox="1"/>
                        <wps:spPr>
                          <a:xfrm>
                            <a:off x="0" y="0"/>
                            <a:ext cx="2286000" cy="1005840"/>
                          </a:xfrm>
                          <a:prstGeom prst="rect">
                            <a:avLst/>
                          </a:prstGeom>
                          <a:noFill/>
                          <a:ln w="6350">
                            <a:noFill/>
                          </a:ln>
                        </wps:spPr>
                        <wps:txbx>
                          <w:txbxContent>
                            <w:p w14:paraId="4AF4A705" w14:textId="08B93B7F" w:rsidR="001D02AF" w:rsidRPr="001D02AF" w:rsidRDefault="001D02AF" w:rsidP="001D02AF">
                              <w:pPr>
                                <w:spacing w:after="0" w:line="240" w:lineRule="auto"/>
                                <w:rPr>
                                  <w:sz w:val="20"/>
                                  <w:szCs w:val="20"/>
                                  <w:rPrChange w:id="617" w:author="Estelle Park" w:date="2026-09-02T16:51:00Z" w16du:dateUtc="2026-09-02T20:51:00Z">
                                    <w:rPr/>
                                  </w:rPrChange>
                                </w:rPr>
                                <w:pPrChange w:id="618" w:author="Estelle Park" w:date="2026-09-02T16:51:00Z" w16du:dateUtc="2026-09-02T20:51:00Z">
                                  <w:pPr/>
                                </w:pPrChange>
                              </w:pPr>
                              <w:ins w:id="619" w:author="Estelle Park" w:date="2026-09-02T16:51:00Z" w16du:dateUtc="2026-09-02T20:51:00Z">
                                <w:r w:rsidRPr="001D02AF">
                                  <w:rPr>
                                    <w:b/>
                                    <w:bCs/>
                                    <w:sz w:val="20"/>
                                    <w:szCs w:val="20"/>
                                  </w:rPr>
                                  <w:t xml:space="preserve">Figure 3. Functional characterization of intestinal organoids. (A) </w:t>
                                </w:r>
                                <w:r w:rsidRPr="001D02AF">
                                  <w:rPr>
                                    <w:sz w:val="20"/>
                                    <w:szCs w:val="20"/>
                                    <w:rPrChange w:id="620" w:author="Estelle Park" w:date="2026-09-02T16:51:00Z" w16du:dateUtc="2026-09-02T20:51:00Z">
                                      <w:rPr>
                                        <w:b/>
                                        <w:bCs/>
                                        <w:sz w:val="20"/>
                                        <w:szCs w:val="20"/>
                                      </w:rPr>
                                    </w:rPrChange>
                                  </w:rPr>
                                  <w:t>Glucose-induced intracellular calcium responses. (</w:t>
                                </w:r>
                                <w:r w:rsidRPr="001D02AF">
                                  <w:rPr>
                                    <w:b/>
                                    <w:bCs/>
                                    <w:sz w:val="20"/>
                                    <w:szCs w:val="20"/>
                                  </w:rPr>
                                  <w:t>B</w:t>
                                </w:r>
                                <w:r w:rsidRPr="001D02AF">
                                  <w:rPr>
                                    <w:sz w:val="20"/>
                                    <w:szCs w:val="20"/>
                                    <w:rPrChange w:id="621" w:author="Estelle Park" w:date="2026-09-02T16:51:00Z" w16du:dateUtc="2026-09-02T20:51:00Z">
                                      <w:rPr>
                                        <w:b/>
                                        <w:bCs/>
                                        <w:sz w:val="20"/>
                                        <w:szCs w:val="20"/>
                                      </w:rPr>
                                    </w:rPrChange>
                                  </w:rPr>
                                  <w:t>) GLP-1 and MUC2 secretion in OCTOPUS and Matrigel drops.</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13DEF" id="_x0000_s1028" type="#_x0000_t202" style="position:absolute;left:0;text-align:left;margin-left:0;margin-top:209.75pt;width:180pt;height:79.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" filled="f" stroked="f" strokeweight=".5pt">
                  <v:textbox>
                    <w:txbxContent>
                      <w:p w14:paraId="4AF4A705" w14:textId="08B93B7F" w:rsidR="001D02AF" w:rsidRPr="001D02AF" w:rsidRDefault="001D02AF" w:rsidP="001D02AF">
                        <w:pPr>
                          <w:spacing w:after="0" w:line="240" w:lineRule="auto"/>
                          <w:rPr>
                            <w:sz w:val="20"/>
                            <w:szCs w:val="20"/>
                            <w:rPrChange w:id="622" w:author="Estelle Park" w:date="2026-09-02T16:51:00Z" w16du:dateUtc="2026-09-02T20:51:00Z">
                              <w:rPr/>
                            </w:rPrChange>
                          </w:rPr>
                          <w:pPrChange w:id="623" w:author="Estelle Park" w:date="2026-09-02T16:51:00Z" w16du:dateUtc="2026-09-02T20:51:00Z">
                            <w:pPr/>
                          </w:pPrChange>
                        </w:pPr>
                        <w:ins w:id="624" w:author="Estelle Park" w:date="2026-09-02T16:51:00Z" w16du:dateUtc="2026-09-02T20:51:00Z">
                          <w:r w:rsidRPr="001D02AF">
                            <w:rPr>
                              <w:b/>
                              <w:bCs/>
                              <w:sz w:val="20"/>
                              <w:szCs w:val="20"/>
                            </w:rPr>
                            <w:t xml:space="preserve">Figure 3. Functional characterization of intestinal organoids. (A) </w:t>
                          </w:r>
                          <w:r w:rsidRPr="001D02AF">
                            <w:rPr>
                              <w:sz w:val="20"/>
                              <w:szCs w:val="20"/>
                              <w:rPrChange w:id="625" w:author="Estelle Park" w:date="2026-09-02T16:51:00Z" w16du:dateUtc="2026-09-02T20:51:00Z">
                                <w:rPr>
                                  <w:b/>
                                  <w:bCs/>
                                  <w:sz w:val="20"/>
                                  <w:szCs w:val="20"/>
                                </w:rPr>
                              </w:rPrChange>
                            </w:rPr>
                            <w:t>Glucose-induced intracellular calcium responses. (</w:t>
                          </w:r>
                          <w:r w:rsidRPr="001D02AF">
                            <w:rPr>
                              <w:b/>
                              <w:bCs/>
                              <w:sz w:val="20"/>
                              <w:szCs w:val="20"/>
                            </w:rPr>
                            <w:t>B</w:t>
                          </w:r>
                          <w:r w:rsidRPr="001D02AF">
                            <w:rPr>
                              <w:sz w:val="20"/>
                              <w:szCs w:val="20"/>
                              <w:rPrChange w:id="626" w:author="Estelle Park" w:date="2026-09-02T16:51:00Z" w16du:dateUtc="2026-09-02T20:51:00Z">
                                <w:rPr>
                                  <w:b/>
                                  <w:bCs/>
                                  <w:sz w:val="20"/>
                                  <w:szCs w:val="20"/>
                                </w:rPr>
                              </w:rPrChange>
                            </w:rPr>
                            <w:t>) GLP-1 and MUC2 secretion in OCTOPUS and Matrigel drops.</w:t>
                          </w:r>
                        </w:ins>
                      </w:p>
                    </w:txbxContent>
                  </v:textbox>
                  <w10:wrap type="square" anchorx="margin" anchory="margin"/>
                </v:shape>
              </w:pict>
            </mc:Fallback>
          </mc:AlternateContent>
        </w:r>
      </w:ins>
      <w:ins w:id="627" w:author="Estelle Park" w:date="2026-09-02T11:47:00Z" w16du:dateUtc="2026-09-02T15:47:00Z">
        <w:r w:rsidR="00A532F9">
          <w:t xml:space="preserve">flight-exposed tissue, re-embedding it in fresh matrix, </w:t>
        </w:r>
        <w:r w:rsidR="00A532F9" w:rsidRPr="00FE0A05">
          <w:t xml:space="preserve">and </w:t>
        </w:r>
      </w:ins>
      <w:ins w:id="628" w:author="Estelle Park" w:date="2026-09-02T16:52:00Z" w16du:dateUtc="2026-09-02T20:52:00Z">
        <w:r w:rsidR="001D02AF" w:rsidRPr="00FE0A05">
          <w:rPr>
            <w:noProof/>
          </w:rPr>
          <mc:AlternateContent>
            <mc:Choice Requires="wps">
              <w:drawing>
                <wp:anchor distT="0" distB="0" distL="114300" distR="114300" simplePos="0" relativeHeight="251669504" behindDoc="0" locked="0" layoutInCell="1" allowOverlap="1" wp14:anchorId="46EF78D8" wp14:editId="1FCE81E5">
                  <wp:simplePos x="0" y="0"/>
                  <wp:positionH relativeFrom="margin">
                    <wp:align>right</wp:align>
                  </wp:positionH>
                  <wp:positionV relativeFrom="margin">
                    <wp:posOffset>1656715</wp:posOffset>
                  </wp:positionV>
                  <wp:extent cx="4389120" cy="685800"/>
                  <wp:effectExtent l="0" t="0" r="0" b="0"/>
                  <wp:wrapSquare wrapText="bothSides"/>
                  <wp:docPr id="1815365418" name="Text Box 8"/>
                  <wp:cNvGraphicFramePr/>
                  <a:graphic xmlns:a="http://schemas.openxmlformats.org/drawingml/2006/main">
                    <a:graphicData uri="http://schemas.microsoft.com/office/word/2010/wordprocessingShape">
                      <wps:wsp>
                        <wps:cNvSpPr txBox="1"/>
                        <wps:spPr>
                          <a:xfrm>
                            <a:off x="0" y="0"/>
                            <a:ext cx="4389120" cy="685800"/>
                          </a:xfrm>
                          <a:prstGeom prst="rect">
                            <a:avLst/>
                          </a:prstGeom>
                          <a:noFill/>
                          <a:ln w="6350">
                            <a:noFill/>
                          </a:ln>
                        </wps:spPr>
                        <wps:txbx>
                          <w:txbxContent>
                            <w:p w14:paraId="487507C6" w14:textId="6F1A9014" w:rsidR="001D02AF" w:rsidRPr="001D02AF" w:rsidRDefault="00FE0A05" w:rsidP="001D02AF">
                              <w:pPr>
                                <w:spacing w:after="0" w:line="240" w:lineRule="auto"/>
                                <w:rPr>
                                  <w:sz w:val="20"/>
                                  <w:szCs w:val="20"/>
                                  <w:rPrChange w:id="629" w:author="Estelle Park" w:date="2026-09-02T16:51:00Z" w16du:dateUtc="2026-09-02T20:51:00Z">
                                    <w:rPr/>
                                  </w:rPrChange>
                                </w:rPr>
                                <w:pPrChange w:id="630" w:author="Estelle Park" w:date="2026-09-02T16:51:00Z" w16du:dateUtc="2026-09-02T20:51:00Z">
                                  <w:pPr/>
                                </w:pPrChange>
                              </w:pPr>
                              <w:ins w:id="631" w:author="Estelle Park" w:date="2026-09-02T16:53:00Z" w16du:dateUtc="2026-09-02T20:53:00Z">
                                <w:r w:rsidRPr="00FE0A05">
                                  <w:rPr>
                                    <w:b/>
                                    <w:bCs/>
                                    <w:sz w:val="20"/>
                                    <w:szCs w:val="20"/>
                                  </w:rPr>
                                  <w:t xml:space="preserve">Figure 4. Passaging and expansion of human </w:t>
                                </w:r>
                                <w:proofErr w:type="spellStart"/>
                                <w:r w:rsidRPr="00FE0A05">
                                  <w:rPr>
                                    <w:b/>
                                    <w:bCs/>
                                    <w:sz w:val="20"/>
                                    <w:szCs w:val="20"/>
                                  </w:rPr>
                                  <w:t>enteroids</w:t>
                                </w:r>
                                <w:proofErr w:type="spellEnd"/>
                                <w:r w:rsidRPr="00FE0A05">
                                  <w:rPr>
                                    <w:b/>
                                    <w:bCs/>
                                    <w:sz w:val="20"/>
                                    <w:szCs w:val="20"/>
                                  </w:rPr>
                                  <w:t xml:space="preserve">. </w:t>
                                </w:r>
                                <w:r w:rsidRPr="00FE0A05">
                                  <w:rPr>
                                    <w:sz w:val="20"/>
                                    <w:szCs w:val="20"/>
                                    <w:rPrChange w:id="632" w:author="Estelle Park" w:date="2026-09-02T16:53:00Z" w16du:dateUtc="2026-09-02T20:53:00Z">
                                      <w:rPr>
                                        <w:b/>
                                        <w:bCs/>
                                        <w:sz w:val="20"/>
                                        <w:szCs w:val="20"/>
                                      </w:rPr>
                                    </w:rPrChange>
                                  </w:rPr>
                                  <w:t>Schematic of organoid recovery and re-embedding in fresh Matrigel, with representative images showing expansion after passaging in OCTOPUS and Matrigel-drop cultures.</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F78D8" id="_x0000_s1029" type="#_x0000_t202" style="position:absolute;left:0;text-align:left;margin-left:294.4pt;margin-top:130.45pt;width:345.6pt;height:5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" filled="f" stroked="f" strokeweight=".5pt">
                  <v:textbox>
                    <w:txbxContent>
                      <w:p w14:paraId="487507C6" w14:textId="6F1A9014" w:rsidR="001D02AF" w:rsidRPr="001D02AF" w:rsidRDefault="00FE0A05" w:rsidP="001D02AF">
                        <w:pPr>
                          <w:spacing w:after="0" w:line="240" w:lineRule="auto"/>
                          <w:rPr>
                            <w:sz w:val="20"/>
                            <w:szCs w:val="20"/>
                            <w:rPrChange w:id="633" w:author="Estelle Park" w:date="2026-09-02T16:51:00Z" w16du:dateUtc="2026-09-02T20:51:00Z">
                              <w:rPr/>
                            </w:rPrChange>
                          </w:rPr>
                          <w:pPrChange w:id="634" w:author="Estelle Park" w:date="2026-09-02T16:51:00Z" w16du:dateUtc="2026-09-02T20:51:00Z">
                            <w:pPr/>
                          </w:pPrChange>
                        </w:pPr>
                        <w:ins w:id="635" w:author="Estelle Park" w:date="2026-09-02T16:53:00Z" w16du:dateUtc="2026-09-02T20:53:00Z">
                          <w:r w:rsidRPr="00FE0A05">
                            <w:rPr>
                              <w:b/>
                              <w:bCs/>
                              <w:sz w:val="20"/>
                              <w:szCs w:val="20"/>
                            </w:rPr>
                            <w:t xml:space="preserve">Figure 4. Passaging and expansion of human </w:t>
                          </w:r>
                          <w:proofErr w:type="spellStart"/>
                          <w:r w:rsidRPr="00FE0A05">
                            <w:rPr>
                              <w:b/>
                              <w:bCs/>
                              <w:sz w:val="20"/>
                              <w:szCs w:val="20"/>
                            </w:rPr>
                            <w:t>enteroids</w:t>
                          </w:r>
                          <w:proofErr w:type="spellEnd"/>
                          <w:r w:rsidRPr="00FE0A05">
                            <w:rPr>
                              <w:b/>
                              <w:bCs/>
                              <w:sz w:val="20"/>
                              <w:szCs w:val="20"/>
                            </w:rPr>
                            <w:t xml:space="preserve">. </w:t>
                          </w:r>
                          <w:r w:rsidRPr="00FE0A05">
                            <w:rPr>
                              <w:sz w:val="20"/>
                              <w:szCs w:val="20"/>
                              <w:rPrChange w:id="636" w:author="Estelle Park" w:date="2026-09-02T16:53:00Z" w16du:dateUtc="2026-09-02T20:53:00Z">
                                <w:rPr>
                                  <w:b/>
                                  <w:bCs/>
                                  <w:sz w:val="20"/>
                                  <w:szCs w:val="20"/>
                                </w:rPr>
                              </w:rPrChange>
                            </w:rPr>
                            <w:t>Schematic of organoid recovery and re-embedding in fresh Matrigel, with representative images showing expansion after passaging in OCTOPUS and Matrigel-drop cultures.</w:t>
                          </w:r>
                        </w:ins>
                      </w:p>
                    </w:txbxContent>
                  </v:textbox>
                  <w10:wrap type="square" anchorx="margin" anchory="margin"/>
                </v:shape>
              </w:pict>
            </mc:Fallback>
          </mc:AlternateContent>
        </w:r>
      </w:ins>
      <w:ins w:id="637" w:author="Estelle Park" w:date="2026-09-02T11:52:00Z" w16du:dateUtc="2026-09-02T15:52:00Z">
        <w:r w:rsidR="00C927FA" w:rsidRPr="00FE0A05">
          <w:t>quantifying</w:t>
        </w:r>
      </w:ins>
      <w:ins w:id="638" w:author="Estelle Park" w:date="2026-09-02T11:47:00Z" w16du:dateUtc="2026-09-02T15:47:00Z">
        <w:r w:rsidR="00A532F9" w:rsidRPr="00FE0A05">
          <w:t xml:space="preserve"> organoid-forming efficiency and subsequent differentiation (</w:t>
        </w:r>
        <w:r w:rsidR="00A532F9" w:rsidRPr="00FE0A05">
          <w:rPr>
            <w:b/>
            <w:bCs/>
          </w:rPr>
          <w:t xml:space="preserve">Fig. </w:t>
        </w:r>
      </w:ins>
      <w:ins w:id="639" w:author="Estelle Park" w:date="2026-09-02T16:13:00Z" w16du:dateUtc="2026-09-02T20:13:00Z">
        <w:r w:rsidR="00AC295D" w:rsidRPr="00FE0A05">
          <w:rPr>
            <w:b/>
            <w:bCs/>
          </w:rPr>
          <w:t>4</w:t>
        </w:r>
      </w:ins>
      <w:ins w:id="640" w:author="Estelle Park" w:date="2026-09-02T11:47:00Z" w16du:dateUtc="2026-09-02T15:47:00Z">
        <w:r w:rsidR="00A532F9" w:rsidRPr="00FE0A05">
          <w:t>).</w:t>
        </w:r>
      </w:ins>
      <w:ins w:id="641" w:author="Estelle Park" w:date="2026-09-02T11:52:00Z" w16du:dateUtc="2026-09-02T15:52:00Z">
        <w:r w:rsidR="00C927FA" w:rsidRPr="00FE0A05">
          <w:t xml:space="preserve"> Together</w:t>
        </w:r>
        <w:r w:rsidR="00C927FA">
          <w:t>,</w:t>
        </w:r>
      </w:ins>
      <w:ins w:id="642" w:author="Estelle Park" w:date="2026-09-02T11:47:00Z" w16du:dateUtc="2026-09-02T15:47:00Z">
        <w:r w:rsidR="00A532F9">
          <w:t xml:space="preserve"> </w:t>
        </w:r>
      </w:ins>
      <w:ins w:id="643" w:author="Estelle Park" w:date="2026-09-02T11:52:00Z" w16du:dateUtc="2026-09-02T15:52:00Z">
        <w:r w:rsidR="00C927FA">
          <w:t>t</w:t>
        </w:r>
      </w:ins>
      <w:ins w:id="644" w:author="Estelle Park" w:date="2026-09-02T11:47:00Z" w16du:dateUtc="2026-09-02T15:47:00Z">
        <w:r w:rsidR="00A532F9">
          <w:t xml:space="preserve">hese published data establish the </w:t>
        </w:r>
      </w:ins>
      <w:ins w:id="645" w:author="Estelle Park" w:date="2026-09-02T11:52:00Z" w16du:dateUtc="2026-09-02T15:52:00Z">
        <w:r w:rsidR="00C927FA">
          <w:t xml:space="preserve">human </w:t>
        </w:r>
      </w:ins>
      <w:ins w:id="646" w:author="Estelle Park" w:date="2026-09-02T11:47:00Z" w16du:dateUtc="2026-09-02T15:47:00Z">
        <w:r w:rsidR="00A532F9">
          <w:t>intestinal organoid chip model, imaging</w:t>
        </w:r>
      </w:ins>
      <w:ins w:id="647" w:author="Estelle Park" w:date="2026-09-02T11:52:00Z" w16du:dateUtc="2026-09-02T15:52:00Z">
        <w:r w:rsidR="00C927FA">
          <w:t xml:space="preserve"> and molecular-analysis</w:t>
        </w:r>
      </w:ins>
      <w:ins w:id="648" w:author="Estelle Park" w:date="2026-09-02T11:47:00Z" w16du:dateUtc="2026-09-02T15:47:00Z">
        <w:r w:rsidR="00A532F9">
          <w:t xml:space="preserve"> workflow</w:t>
        </w:r>
      </w:ins>
      <w:ins w:id="649" w:author="Estelle Park" w:date="2026-09-02T11:52:00Z" w16du:dateUtc="2026-09-02T15:52:00Z">
        <w:r w:rsidR="00C927FA">
          <w:t>s</w:t>
        </w:r>
      </w:ins>
      <w:ins w:id="650" w:author="Estelle Park" w:date="2026-09-02T11:47:00Z" w16du:dateUtc="2026-09-02T15:47:00Z">
        <w:r w:rsidR="00A532F9">
          <w:t xml:space="preserve">, and regenerative endpoints required for </w:t>
        </w:r>
        <w:r w:rsidR="00A532F9">
          <w:rPr>
            <w:b/>
            <w:bCs/>
          </w:rPr>
          <w:t>Aim 2</w:t>
        </w:r>
        <w:r w:rsidR="00A532F9">
          <w:t>.</w:t>
        </w:r>
      </w:ins>
      <w:ins w:id="651" w:author="Estelle Park" w:date="2026-09-02T11:48:00Z" w16du:dateUtc="2026-09-02T15:48:00Z">
        <w:r w:rsidR="00A532F9">
          <w:t xml:space="preserve"> </w:t>
        </w:r>
      </w:ins>
      <w:ins w:id="652" w:author="Estelle Park" w:date="2026-09-02T11:52:00Z" w16du:dateUtc="2026-09-02T15:52:00Z">
        <w:r w:rsidR="00C927FA">
          <w:t xml:space="preserve">The Park Lab has also established liver organoids with </w:t>
        </w:r>
      </w:ins>
      <w:ins w:id="653" w:author="Estelle Park" w:date="2026-09-02T11:53:00Z" w16du:dateUtc="2026-09-02T15:53:00Z">
        <w:r w:rsidR="00C927FA">
          <w:t xml:space="preserve">measurable growth, hepatic differentiation, and metabolic function </w:t>
        </w:r>
      </w:ins>
      <w:ins w:id="654" w:author="Estelle Park" w:date="2026-09-02T17:04:00Z" w16du:dateUtc="2026-09-02T21:04:00Z">
        <w:r w:rsidR="00FE0A05">
          <w:t>(Data not shown)</w:t>
        </w:r>
      </w:ins>
      <w:ins w:id="655" w:author="Estelle Park" w:date="2026-09-02T11:53:00Z" w16du:dateUtc="2026-09-02T15:53:00Z">
        <w:r w:rsidR="00C927FA">
          <w:t xml:space="preserve">. Following validation of the suborbital platform in Phase I, these liver organoids will be incorporated in Phase II to determine whether the screening workflow can be extended to a metabolically specialized </w:t>
        </w:r>
      </w:ins>
      <w:ins w:id="656" w:author="Estelle Park" w:date="2026-09-02T11:54:00Z" w16du:dateUtc="2026-09-02T15:54:00Z">
        <w:r w:rsidR="00C927FA">
          <w:t xml:space="preserve">epithelial tissue. </w:t>
        </w:r>
      </w:ins>
    </w:p>
    <w:p w14:paraId="0865EE40" w14:textId="73B2DD66" w:rsidR="00AA557B" w:rsidRPr="00AA557B" w:rsidDel="00FE0A05" w:rsidRDefault="00FF46DC">
      <w:pPr>
        <w:spacing w:line="240" w:lineRule="auto"/>
        <w:rPr>
          <w:del w:id="657" w:author="Estelle Park" w:date="2026-09-02T17:04:00Z" w16du:dateUtc="2026-09-02T21:04:00Z"/>
        </w:rPr>
        <w:pPrChange w:id="658" w:author="Estelle Park" w:date="2026-09-01T19:41:00Z" w16du:dateUtc="2026-09-01T23:41:00Z">
          <w:pPr>
            <w:spacing w:after="120"/>
          </w:pPr>
        </w:pPrChange>
      </w:pPr>
      <w:ins w:id="659" w:author="Estelle Park" w:date="2026-09-02T16:42:00Z" w16du:dateUtc="2026-09-02T20:42:00Z">
        <w:r>
          <w:rPr>
            <w:b/>
            <w:noProof/>
          </w:rPr>
          <w:drawing>
            <wp:anchor distT="0" distB="0" distL="114300" distR="114300" simplePos="0" relativeHeight="251661312" behindDoc="0" locked="0" layoutInCell="1" allowOverlap="1" wp14:anchorId="734B20E7" wp14:editId="4455E8AD">
              <wp:simplePos x="0" y="0"/>
              <wp:positionH relativeFrom="margin">
                <wp:align>right</wp:align>
              </wp:positionH>
              <wp:positionV relativeFrom="margin">
                <wp:align>top</wp:align>
              </wp:positionV>
              <wp:extent cx="4389120" cy="1634947"/>
              <wp:effectExtent l="0" t="0" r="5080" b="3810"/>
              <wp:wrapSquare wrapText="bothSides"/>
              <wp:docPr id="1107838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8886" name="Picture 1107838886"/>
                      <pic:cNvPicPr/>
                    </pic:nvPicPr>
                    <pic:blipFill>
                      <a:blip r:embed="rId9"/>
                      <a:stretch>
                        <a:fillRect/>
                      </a:stretch>
                    </pic:blipFill>
                    <pic:spPr>
                      <a:xfrm>
                        <a:off x="0" y="0"/>
                        <a:ext cx="4389120" cy="1634947"/>
                      </a:xfrm>
                      <a:prstGeom prst="rect">
                        <a:avLst/>
                      </a:prstGeom>
                    </pic:spPr>
                  </pic:pic>
                </a:graphicData>
              </a:graphic>
              <wp14:sizeRelH relativeFrom="page">
                <wp14:pctWidth>0</wp14:pctWidth>
              </wp14:sizeRelH>
              <wp14:sizeRelV relativeFrom="page">
                <wp14:pctHeight>0</wp14:pctHeight>
              </wp14:sizeRelV>
            </wp:anchor>
          </w:drawing>
        </w:r>
      </w:ins>
    </w:p>
    <w:p w14:paraId="44606C7B" w14:textId="77777777" w:rsidR="00FE0A05" w:rsidRDefault="00FE0A05" w:rsidP="00FE0A05">
      <w:pPr>
        <w:spacing w:line="240" w:lineRule="auto"/>
        <w:rPr>
          <w:ins w:id="660" w:author="Estelle Park" w:date="2026-09-02T17:04:00Z" w16du:dateUtc="2026-09-02T21:04:00Z"/>
          <w:b/>
        </w:rPr>
      </w:pPr>
    </w:p>
    <w:p w14:paraId="2FB72B3E" w14:textId="1EB94388" w:rsidR="00472E3A" w:rsidRPr="00003F8D" w:rsidRDefault="00000000" w:rsidP="00FE0A05">
      <w:pPr>
        <w:spacing w:line="240" w:lineRule="auto"/>
        <w:pPrChange w:id="661" w:author="Estelle Park" w:date="2026-09-02T17:04:00Z" w16du:dateUtc="2026-09-02T21:04:00Z">
          <w:pPr>
            <w:spacing w:after="40"/>
          </w:pPr>
        </w:pPrChange>
      </w:pPr>
      <w:r w:rsidRPr="00003F8D">
        <w:rPr>
          <w:b/>
        </w:rPr>
        <w:t>Aim 1</w:t>
      </w:r>
      <w:del w:id="662" w:author="Estelle Park" w:date="2026-09-01T16:55:00Z" w16du:dateUtc="2026-09-01T20:55:00Z">
        <w:r w:rsidRPr="00003F8D" w:rsidDel="00AA557B">
          <w:rPr>
            <w:b/>
          </w:rPr>
          <w:delText xml:space="preserve"> —</w:delText>
        </w:r>
      </w:del>
      <w:ins w:id="663" w:author="Estelle Park" w:date="2026-09-01T16:55:00Z" w16du:dateUtc="2026-09-01T20:55:00Z">
        <w:r w:rsidR="00AA557B">
          <w:rPr>
            <w:b/>
          </w:rPr>
          <w:t>.</w:t>
        </w:r>
      </w:ins>
      <w:r w:rsidRPr="00003F8D">
        <w:rPr>
          <w:b/>
        </w:rPr>
        <w:t xml:space="preserve"> </w:t>
      </w:r>
      <w:ins w:id="664" w:author="Estelle Park" w:date="2026-09-01T16:55:00Z" w16du:dateUtc="2026-09-01T20:55:00Z">
        <w:r w:rsidR="00AA557B" w:rsidRPr="00915FFF">
          <w:rPr>
            <w:b/>
            <w:color w:val="0A3D7C"/>
          </w:rPr>
          <w:t xml:space="preserve">Design and flight-qualify a recoverable </w:t>
        </w:r>
      </w:ins>
      <w:ins w:id="665" w:author="Estelle Park" w:date="2026-09-01T19:48:00Z" w16du:dateUtc="2026-09-01T23:48:00Z">
        <w:r w:rsidR="00F3666D">
          <w:rPr>
            <w:b/>
            <w:color w:val="0A3D7C"/>
          </w:rPr>
          <w:t>organoid</w:t>
        </w:r>
      </w:ins>
      <w:ins w:id="666" w:author="Estelle Park" w:date="2026-09-01T16:55:00Z" w16du:dateUtc="2026-09-01T20:55:00Z">
        <w:r w:rsidR="00AA557B" w:rsidRPr="00915FFF">
          <w:rPr>
            <w:b/>
            <w:color w:val="0A3D7C"/>
          </w:rPr>
          <w:t xml:space="preserve"> </w:t>
        </w:r>
      </w:ins>
      <w:ins w:id="667" w:author="Estelle Park" w:date="2026-09-02T11:54:00Z" w16du:dateUtc="2026-09-02T15:54:00Z">
        <w:r w:rsidR="00D2722A">
          <w:rPr>
            <w:b/>
            <w:color w:val="0A3D7C"/>
          </w:rPr>
          <w:t xml:space="preserve">chip </w:t>
        </w:r>
      </w:ins>
      <w:ins w:id="668" w:author="Estelle Park" w:date="2026-09-01T16:55:00Z" w16du:dateUtc="2026-09-01T20:55:00Z">
        <w:r w:rsidR="00AA557B" w:rsidRPr="00915FFF">
          <w:rPr>
            <w:b/>
            <w:color w:val="0A3D7C"/>
          </w:rPr>
          <w:t>payload module for BLK3 (Exos lead</w:t>
        </w:r>
        <w:r w:rsidR="00AA557B">
          <w:rPr>
            <w:b/>
            <w:color w:val="0A3D7C"/>
          </w:rPr>
          <w:t>; months 1-6</w:t>
        </w:r>
        <w:r w:rsidR="00AA557B" w:rsidRPr="00915FFF">
          <w:rPr>
            <w:b/>
            <w:color w:val="0A3D7C"/>
          </w:rPr>
          <w:t>)</w:t>
        </w:r>
      </w:ins>
      <w:del w:id="669" w:author="Estelle Park" w:date="2026-09-01T16:55:00Z" w16du:dateUtc="2026-09-01T20:55:00Z">
        <w:r w:rsidRPr="00003F8D" w:rsidDel="00AA557B">
          <w:rPr>
            <w:b/>
          </w:rPr>
          <w:delText>Payload module design and flight qualification (Exos lead; months 1–6)</w:delText>
        </w:r>
      </w:del>
      <w:r w:rsidRPr="00003F8D">
        <w:rPr>
          <w:b/>
        </w:rPr>
        <w:t>.</w:t>
      </w:r>
      <w:ins w:id="670" w:author="Estelle Park" w:date="2026-09-02T16:50:00Z" w16du:dateUtc="2026-09-02T20:50:00Z">
        <w:r w:rsidR="001D02AF">
          <w:rPr>
            <w:b/>
          </w:rPr>
          <w:t xml:space="preserve"> </w:t>
        </w:r>
      </w:ins>
    </w:p>
    <w:p w14:paraId="2102BD72" w14:textId="364DFC50" w:rsidR="00472E3A" w:rsidRPr="00003F8D" w:rsidRDefault="00000000">
      <w:pPr>
        <w:spacing w:line="240" w:lineRule="auto"/>
        <w:ind w:left="320"/>
        <w:pPrChange w:id="671" w:author="Estelle Park" w:date="2026-09-01T15:35:00Z" w16du:dateUtc="2026-09-01T19:35:00Z">
          <w:pPr>
            <w:spacing w:after="60"/>
            <w:ind w:left="320"/>
          </w:pPr>
        </w:pPrChange>
      </w:pPr>
      <w:r w:rsidRPr="00003F8D">
        <w:t xml:space="preserve">•  Design a self-contained module providing closed-loop perfusion, thermal control (37°C), and gas exchange sized to the </w:t>
      </w:r>
      <w:proofErr w:type="gramStart"/>
      <w:r w:rsidRPr="00003F8D">
        <w:t>Park</w:t>
      </w:r>
      <w:proofErr w:type="gramEnd"/>
      <w:r w:rsidRPr="00003F8D">
        <w:t xml:space="preserve">-lab </w:t>
      </w:r>
      <w:del w:id="672" w:author="Estelle Park" w:date="2026-09-01T17:04:00Z" w16du:dateUtc="2026-09-01T21:04:00Z">
        <w:r w:rsidRPr="00003F8D" w:rsidDel="00EA14B5">
          <w:delText>intestinal MPS</w:delText>
        </w:r>
      </w:del>
      <w:ins w:id="673" w:author="Estelle Park" w:date="2026-09-02T11:54:00Z" w16du:dateUtc="2026-09-02T15:54:00Z">
        <w:r w:rsidR="00D2722A">
          <w:t>intestinal</w:t>
        </w:r>
      </w:ins>
      <w:ins w:id="674" w:author="Estelle Park" w:date="2026-09-01T17:04:00Z" w16du:dateUtc="2026-09-01T21:04:00Z">
        <w:r w:rsidR="00EA14B5">
          <w:t xml:space="preserve"> organoid</w:t>
        </w:r>
      </w:ins>
      <w:r w:rsidRPr="00003F8D">
        <w:t xml:space="preserve"> </w:t>
      </w:r>
      <w:ins w:id="675" w:author="Estelle Park" w:date="2026-09-02T11:55:00Z" w16du:dateUtc="2026-09-02T15:55:00Z">
        <w:r w:rsidR="00D2722A">
          <w:t xml:space="preserve">chip </w:t>
        </w:r>
      </w:ins>
      <w:del w:id="676" w:author="Estelle Park" w:date="2026-09-01T17:04:00Z" w16du:dateUtc="2026-09-01T21:04:00Z">
        <w:r w:rsidRPr="00003F8D" w:rsidDel="00EA14B5">
          <w:delText>cartridge</w:delText>
        </w:r>
      </w:del>
      <w:ins w:id="677" w:author="Estelle Park" w:date="2026-09-01T17:04:00Z" w16du:dateUtc="2026-09-01T21:04:00Z">
        <w:r w:rsidR="00EA14B5">
          <w:t>system</w:t>
        </w:r>
      </w:ins>
      <w:r w:rsidRPr="00003F8D">
        <w:t>, with automated reagent actuation for fixation/quench at commanded timepoints, a parallel recover-intact path for post-flight culture, and sealed, recoverable containment consistent with FAA payload safety and biosafety handling.</w:t>
      </w:r>
    </w:p>
    <w:p w14:paraId="012A82AE" w14:textId="5374ACB5" w:rsidR="00472E3A" w:rsidRPr="00003F8D" w:rsidRDefault="00000000">
      <w:pPr>
        <w:spacing w:line="240" w:lineRule="auto"/>
        <w:ind w:left="320"/>
        <w:pPrChange w:id="678" w:author="Estelle Park" w:date="2026-09-01T15:35:00Z" w16du:dateUtc="2026-09-01T19:35:00Z">
          <w:pPr>
            <w:spacing w:after="60"/>
            <w:ind w:left="320"/>
          </w:pPr>
        </w:pPrChange>
      </w:pPr>
      <w:r w:rsidRPr="00003F8D">
        <w:t>•  Freeze an interface control document (ICD) with Purdue (fluidics, power, data, thermal, biosafety) and define the recovery-to-assay chain (target payload-in-hand within hours of landing).</w:t>
      </w:r>
    </w:p>
    <w:p w14:paraId="56E3EC88" w14:textId="23979A07" w:rsidR="00472E3A" w:rsidRPr="00003F8D" w:rsidRDefault="00000000">
      <w:pPr>
        <w:spacing w:line="240" w:lineRule="auto"/>
        <w:ind w:left="320"/>
        <w:pPrChange w:id="679" w:author="Estelle Park" w:date="2026-09-01T15:35:00Z" w16du:dateUtc="2026-09-01T19:35:00Z">
          <w:pPr>
            <w:spacing w:after="60"/>
            <w:ind w:left="320"/>
          </w:pPr>
        </w:pPrChange>
      </w:pPr>
      <w:r w:rsidRPr="00003F8D">
        <w:t>•  Qualify against a flight-representative environment — boost/ascent loads and transient shock, thermal, and recovery — using Exos ground facilities (Greenville: manufacturing, test, and tethered-hover only; no launch on site). Verify cell viability in a ground flight-profile run relative to static 1g controls before committing cells to flight.</w:t>
      </w:r>
    </w:p>
    <w:p w14:paraId="00F5F467" w14:textId="0519F4EC" w:rsidR="00472E3A" w:rsidRPr="00003F8D" w:rsidRDefault="00000000">
      <w:pPr>
        <w:spacing w:line="240" w:lineRule="auto"/>
        <w:pPrChange w:id="680" w:author="Estelle Park" w:date="2026-09-01T15:35:00Z" w16du:dateUtc="2026-09-01T19:35:00Z">
          <w:pPr>
            <w:spacing w:after="120"/>
          </w:pPr>
        </w:pPrChange>
      </w:pPr>
      <w:r w:rsidRPr="00003F8D">
        <w:rPr>
          <w:b/>
        </w:rPr>
        <w:t xml:space="preserve">Milestone / go–no-go (M6): </w:t>
      </w:r>
      <w:r w:rsidRPr="00003F8D">
        <w:t>qualified module + frozen ICD + viability parity in ground profile. Failure here re-scopes Aim 2 timepoints or module before any flight cell use.</w:t>
      </w:r>
    </w:p>
    <w:p w14:paraId="76ADCDEF" w14:textId="720173DD" w:rsidR="00472E3A" w:rsidRDefault="00000000" w:rsidP="00003F8D">
      <w:pPr>
        <w:spacing w:line="240" w:lineRule="auto"/>
        <w:rPr>
          <w:ins w:id="681" w:author="Estelle Park" w:date="2026-09-01T17:10:00Z" w16du:dateUtc="2026-09-01T21:10:00Z"/>
          <w:b/>
        </w:rPr>
      </w:pPr>
      <w:r w:rsidRPr="00003F8D">
        <w:rPr>
          <w:b/>
        </w:rPr>
        <w:t>Aim 2</w:t>
      </w:r>
      <w:ins w:id="682" w:author="Estelle Park" w:date="2026-09-01T17:02:00Z" w16du:dateUtc="2026-09-01T21:02:00Z">
        <w:r w:rsidR="00237966">
          <w:rPr>
            <w:b/>
          </w:rPr>
          <w:t xml:space="preserve">. </w:t>
        </w:r>
      </w:ins>
      <w:r w:rsidRPr="00003F8D">
        <w:rPr>
          <w:b/>
        </w:rPr>
        <w:t xml:space="preserve"> </w:t>
      </w:r>
      <w:ins w:id="683" w:author="Estelle Park" w:date="2026-09-01T17:02:00Z" w16du:dateUtc="2026-09-01T21:02:00Z">
        <w:r w:rsidR="00237966" w:rsidRPr="00915FFF">
          <w:rPr>
            <w:b/>
            <w:color w:val="0A3D7C"/>
          </w:rPr>
          <w:t xml:space="preserve">Characterize onset kinetics and post-flight recovery of the </w:t>
        </w:r>
      </w:ins>
      <w:ins w:id="684" w:author="Estelle Park" w:date="2026-09-02T12:07:00Z" w16du:dateUtc="2026-09-02T16:07:00Z">
        <w:r w:rsidR="0003052E">
          <w:rPr>
            <w:b/>
            <w:color w:val="0A3D7C"/>
          </w:rPr>
          <w:t>intestinal</w:t>
        </w:r>
      </w:ins>
      <w:ins w:id="685" w:author="Estelle Park" w:date="2026-09-01T17:02:00Z" w16du:dateUtc="2026-09-01T21:02:00Z">
        <w:r w:rsidR="00237966" w:rsidRPr="00915FFF">
          <w:rPr>
            <w:b/>
            <w:color w:val="0A3D7C"/>
          </w:rPr>
          <w:t xml:space="preserve"> organoid response to microgravity (Purdue/Park lead</w:t>
        </w:r>
      </w:ins>
      <w:del w:id="686" w:author="Estelle Park" w:date="2026-09-01T17:02:00Z" w16du:dateUtc="2026-09-01T21:02:00Z">
        <w:r w:rsidRPr="00003F8D" w:rsidDel="00237966">
          <w:rPr>
            <w:b/>
          </w:rPr>
          <w:delText>— Onset-kinetics and post-flight recovery characterization (Purdue/Park lead</w:delText>
        </w:r>
      </w:del>
      <w:r w:rsidRPr="00003F8D">
        <w:rPr>
          <w:b/>
        </w:rPr>
        <w:t>; months 4–11).</w:t>
      </w:r>
    </w:p>
    <w:p w14:paraId="23C369C1" w14:textId="57B0A6BE" w:rsidR="00A26F1E" w:rsidRDefault="00A26F1E" w:rsidP="00A26F1E">
      <w:pPr>
        <w:spacing w:line="240" w:lineRule="auto"/>
        <w:rPr>
          <w:ins w:id="687" w:author="Estelle Park" w:date="2026-09-01T17:11:00Z" w16du:dateUtc="2026-09-01T21:11:00Z"/>
          <w:bCs/>
        </w:rPr>
      </w:pPr>
      <w:ins w:id="688" w:author="Estelle Park" w:date="2026-09-01T17:10:00Z">
        <w:r w:rsidRPr="00A26F1E">
          <w:rPr>
            <w:b/>
            <w:bCs/>
          </w:rPr>
          <w:t>Rationale and hypothesis.</w:t>
        </w:r>
        <w:r w:rsidRPr="00A26F1E">
          <w:rPr>
            <w:bCs/>
          </w:rPr>
          <w:t xml:space="preserve"> Microgravity may </w:t>
        </w:r>
      </w:ins>
      <w:ins w:id="689" w:author="Estelle Park" w:date="2026-09-02T12:10:00Z" w16du:dateUtc="2026-09-02T16:10:00Z">
        <w:r w:rsidR="00563C27">
          <w:rPr>
            <w:bCs/>
          </w:rPr>
          <w:t xml:space="preserve">rapidly alter </w:t>
        </w:r>
      </w:ins>
      <w:ins w:id="690" w:author="Estelle Park" w:date="2026-09-01T17:10:00Z">
        <w:r w:rsidRPr="00A26F1E">
          <w:rPr>
            <w:bCs/>
          </w:rPr>
          <w:t xml:space="preserve">cytoskeletal organization and </w:t>
        </w:r>
        <w:proofErr w:type="spellStart"/>
        <w:r w:rsidRPr="00A26F1E">
          <w:rPr>
            <w:bCs/>
          </w:rPr>
          <w:t>mechanotransduction</w:t>
        </w:r>
      </w:ins>
      <w:proofErr w:type="spellEnd"/>
      <w:ins w:id="691" w:author="Estelle Park" w:date="2026-09-01T17:10:00Z" w16du:dateUtc="2026-09-01T21:10:00Z">
        <w:r>
          <w:rPr>
            <w:bCs/>
          </w:rPr>
          <w:t xml:space="preserve"> [</w:t>
        </w:r>
        <w:r w:rsidRPr="00A26F1E">
          <w:rPr>
            <w:bCs/>
            <w:highlight w:val="yellow"/>
            <w:rPrChange w:id="692" w:author="Estelle Park" w:date="2026-09-01T17:10:00Z" w16du:dateUtc="2026-09-01T21:10:00Z">
              <w:rPr>
                <w:bCs/>
              </w:rPr>
            </w:rPrChange>
          </w:rPr>
          <w:t>refs</w:t>
        </w:r>
        <w:r>
          <w:rPr>
            <w:bCs/>
          </w:rPr>
          <w:t>]</w:t>
        </w:r>
      </w:ins>
      <w:ins w:id="693" w:author="Estelle Park" w:date="2026-09-01T17:10:00Z">
        <w:r w:rsidRPr="00A26F1E">
          <w:rPr>
            <w:bCs/>
          </w:rPr>
          <w:t xml:space="preserve"> without </w:t>
        </w:r>
      </w:ins>
      <w:ins w:id="694" w:author="Estelle Park" w:date="2026-09-02T12:10:00Z" w16du:dateUtc="2026-09-02T16:10:00Z">
        <w:r w:rsidR="00563C27">
          <w:rPr>
            <w:bCs/>
          </w:rPr>
          <w:t>immediately reducing cell viability</w:t>
        </w:r>
      </w:ins>
      <w:ins w:id="695" w:author="Estelle Park" w:date="2026-09-01T17:10:00Z">
        <w:r w:rsidRPr="00A26F1E">
          <w:rPr>
            <w:bCs/>
          </w:rPr>
          <w:t xml:space="preserve">. The biological consequences of these early responses may become evident after recovery as delayed organoid growth, reduced organoid-forming efficiency, </w:t>
        </w:r>
      </w:ins>
      <w:ins w:id="696" w:author="Estelle Park" w:date="2026-09-02T12:11:00Z" w16du:dateUtc="2026-09-02T16:11:00Z">
        <w:r w:rsidR="00563C27">
          <w:rPr>
            <w:bCs/>
          </w:rPr>
          <w:t>impaired</w:t>
        </w:r>
      </w:ins>
      <w:ins w:id="697" w:author="Estelle Park" w:date="2026-09-02T12:07:00Z" w16du:dateUtc="2026-09-02T16:07:00Z">
        <w:r w:rsidR="0003052E">
          <w:rPr>
            <w:bCs/>
          </w:rPr>
          <w:t xml:space="preserve"> crypt-like budding, </w:t>
        </w:r>
      </w:ins>
      <w:ins w:id="698" w:author="Estelle Park" w:date="2026-09-01T17:10:00Z">
        <w:r w:rsidRPr="00A26F1E">
          <w:rPr>
            <w:bCs/>
          </w:rPr>
          <w:t xml:space="preserve">or incomplete </w:t>
        </w:r>
      </w:ins>
      <w:ins w:id="699" w:author="Estelle Park" w:date="2026-09-02T12:07:00Z" w16du:dateUtc="2026-09-02T16:07:00Z">
        <w:r w:rsidR="0003052E">
          <w:rPr>
            <w:bCs/>
          </w:rPr>
          <w:t>restoration of epithelial differentiation and function</w:t>
        </w:r>
      </w:ins>
      <w:ins w:id="700" w:author="Estelle Park" w:date="2026-09-01T17:10:00Z">
        <w:r w:rsidRPr="00A26F1E">
          <w:rPr>
            <w:bCs/>
          </w:rPr>
          <w:t xml:space="preserve">. We </w:t>
        </w:r>
        <w:r w:rsidRPr="00563C27">
          <w:rPr>
            <w:bCs/>
            <w:u w:val="single"/>
            <w:rPrChange w:id="701" w:author="Estelle Park" w:date="2026-09-02T12:11:00Z" w16du:dateUtc="2026-09-02T16:11:00Z">
              <w:rPr>
                <w:bCs/>
              </w:rPr>
            </w:rPrChange>
          </w:rPr>
          <w:t>hypothesize</w:t>
        </w:r>
        <w:r w:rsidRPr="00A26F1E">
          <w:rPr>
            <w:bCs/>
          </w:rPr>
          <w:t xml:space="preserve"> that suborbital microgravity induces reproducible, </w:t>
        </w:r>
      </w:ins>
      <w:ins w:id="702" w:author="Estelle Park" w:date="2026-09-02T12:11:00Z" w16du:dateUtc="2026-09-02T16:11:00Z">
        <w:r w:rsidR="00563C27">
          <w:rPr>
            <w:bCs/>
          </w:rPr>
          <w:t xml:space="preserve">measurable </w:t>
        </w:r>
      </w:ins>
      <w:ins w:id="703" w:author="Estelle Park" w:date="2026-09-01T17:10:00Z">
        <w:r w:rsidRPr="00A26F1E">
          <w:rPr>
            <w:bCs/>
          </w:rPr>
          <w:t xml:space="preserve">changes in F-actin organization and YAP/TAZ </w:t>
        </w:r>
      </w:ins>
      <w:ins w:id="704" w:author="Estelle Park" w:date="2026-09-02T12:11:00Z" w16du:dateUtc="2026-09-02T16:11:00Z">
        <w:r w:rsidR="00563C27">
          <w:rPr>
            <w:bCs/>
          </w:rPr>
          <w:t>localization</w:t>
        </w:r>
      </w:ins>
      <w:ins w:id="705" w:author="Estelle Park" w:date="2026-09-01T17:10:00Z">
        <w:r w:rsidRPr="00A26F1E">
          <w:rPr>
            <w:bCs/>
          </w:rPr>
          <w:t xml:space="preserve"> that are associated with the onset and extent of post-flight organoid recovery.</w:t>
        </w:r>
      </w:ins>
    </w:p>
    <w:p w14:paraId="3F541216" w14:textId="66632673" w:rsidR="00A26F1E" w:rsidRDefault="00A26F1E" w:rsidP="00A26F1E">
      <w:pPr>
        <w:spacing w:line="240" w:lineRule="auto"/>
        <w:rPr>
          <w:ins w:id="706" w:author="Estelle Park" w:date="2026-09-01T17:12:00Z" w16du:dateUtc="2026-09-01T21:12:00Z"/>
          <w:bCs/>
        </w:rPr>
      </w:pPr>
      <w:ins w:id="707" w:author="Estelle Park" w:date="2026-09-01T17:11:00Z">
        <w:r w:rsidRPr="00A26F1E">
          <w:rPr>
            <w:b/>
            <w:bCs/>
          </w:rPr>
          <w:lastRenderedPageBreak/>
          <w:t>Experimental design.</w:t>
        </w:r>
        <w:r w:rsidRPr="00A26F1E">
          <w:rPr>
            <w:bCs/>
          </w:rPr>
          <w:t xml:space="preserve"> </w:t>
        </w:r>
      </w:ins>
      <w:ins w:id="708" w:author="Estelle Park" w:date="2026-09-02T12:12:00Z" w16du:dateUtc="2026-09-02T16:12:00Z">
        <w:r w:rsidR="002423A9">
          <w:rPr>
            <w:bCs/>
          </w:rPr>
          <w:t xml:space="preserve">Human </w:t>
        </w:r>
        <w:proofErr w:type="spellStart"/>
        <w:r w:rsidR="002423A9">
          <w:rPr>
            <w:bCs/>
          </w:rPr>
          <w:t>enteroid</w:t>
        </w:r>
        <w:proofErr w:type="spellEnd"/>
        <w:r w:rsidR="002423A9">
          <w:rPr>
            <w:bCs/>
          </w:rPr>
          <w:t xml:space="preserve"> chips from </w:t>
        </w:r>
      </w:ins>
      <w:ins w:id="709" w:author="Estelle Park" w:date="2026-09-01T17:11:00Z">
        <w:r w:rsidRPr="00A26F1E">
          <w:rPr>
            <w:bCs/>
          </w:rPr>
          <w:t xml:space="preserve">the same production batch will be randomized </w:t>
        </w:r>
      </w:ins>
      <w:ins w:id="710" w:author="Estelle Park" w:date="2026-09-02T12:12:00Z" w16du:dateUtc="2026-09-02T16:12:00Z">
        <w:r w:rsidR="002423A9">
          <w:rPr>
            <w:bCs/>
          </w:rPr>
          <w:t>between</w:t>
        </w:r>
      </w:ins>
      <w:ins w:id="711" w:author="Estelle Park" w:date="2026-09-01T17:11:00Z">
        <w:r w:rsidRPr="00A26F1E">
          <w:rPr>
            <w:bCs/>
          </w:rPr>
          <w:t xml:space="preserve"> staged-fixation and live-recovery cohorts. </w:t>
        </w:r>
      </w:ins>
      <w:ins w:id="712" w:author="Estelle Park" w:date="2026-09-01T17:11:00Z" w16du:dateUtc="2026-09-01T21:11:00Z">
        <w:r>
          <w:rPr>
            <w:bCs/>
          </w:rPr>
          <w:t>At least three i</w:t>
        </w:r>
      </w:ins>
      <w:ins w:id="713" w:author="Estelle Park" w:date="2026-09-01T17:11:00Z">
        <w:r w:rsidRPr="00A26F1E">
          <w:rPr>
            <w:bCs/>
          </w:rPr>
          <w:t xml:space="preserve">ndependent samples will be fixed </w:t>
        </w:r>
      </w:ins>
      <w:ins w:id="714" w:author="Estelle Park" w:date="2026-09-02T12:12:00Z" w16du:dateUtc="2026-09-02T16:12:00Z">
        <w:r w:rsidR="002423A9">
          <w:rPr>
            <w:bCs/>
          </w:rPr>
          <w:t>at</w:t>
        </w:r>
      </w:ins>
      <w:ins w:id="715" w:author="Estelle Park" w:date="2026-09-02T12:13:00Z" w16du:dateUtc="2026-09-02T16:13:00Z">
        <w:r w:rsidR="002423A9">
          <w:rPr>
            <w:bCs/>
          </w:rPr>
          <w:t xml:space="preserve"> </w:t>
        </w:r>
      </w:ins>
      <w:ins w:id="716" w:author="Estelle Park" w:date="2026-09-01T17:11:00Z">
        <w:r w:rsidRPr="00A26F1E">
          <w:rPr>
            <w:bCs/>
          </w:rPr>
          <w:t xml:space="preserve">approximately 0, 60, and 240 seconds of microgravity. Controls will include conventional incubator </w:t>
        </w:r>
      </w:ins>
      <w:ins w:id="717" w:author="Estelle Park" w:date="2026-09-02T12:13:00Z" w16du:dateUtc="2026-09-02T16:13:00Z">
        <w:r w:rsidR="002423A9">
          <w:rPr>
            <w:bCs/>
          </w:rPr>
          <w:t xml:space="preserve">chip </w:t>
        </w:r>
      </w:ins>
      <w:ins w:id="718" w:author="Estelle Park" w:date="2026-09-01T17:11:00Z">
        <w:r w:rsidRPr="00A26F1E">
          <w:rPr>
            <w:bCs/>
          </w:rPr>
          <w:t>cultures</w:t>
        </w:r>
      </w:ins>
      <w:ins w:id="719" w:author="Estelle Park" w:date="2026-09-02T12:13:00Z" w16du:dateUtc="2026-09-02T16:13:00Z">
        <w:r w:rsidR="002423A9">
          <w:rPr>
            <w:bCs/>
          </w:rPr>
          <w:t xml:space="preserve"> and</w:t>
        </w:r>
      </w:ins>
      <w:ins w:id="720" w:author="Estelle Park" w:date="2026-09-01T17:11:00Z">
        <w:r w:rsidRPr="00A26F1E">
          <w:rPr>
            <w:bCs/>
          </w:rPr>
          <w:t xml:space="preserve"> hardware-matched ground controls subjected to the same loading and handling schedule</w:t>
        </w:r>
      </w:ins>
      <w:ins w:id="721" w:author="Estelle Park" w:date="2026-09-02T12:13:00Z" w16du:dateUtc="2026-09-02T16:13:00Z">
        <w:r w:rsidR="002423A9">
          <w:rPr>
            <w:bCs/>
          </w:rPr>
          <w:t>. A</w:t>
        </w:r>
      </w:ins>
      <w:ins w:id="722" w:author="Estelle Park" w:date="2026-09-01T17:11:00Z">
        <w:r w:rsidRPr="00A26F1E">
          <w:rPr>
            <w:bCs/>
          </w:rPr>
          <w:t xml:space="preserve">n in-flight 1g centrifuge control </w:t>
        </w:r>
      </w:ins>
      <w:ins w:id="723" w:author="Estelle Park" w:date="2026-09-02T12:13:00Z" w16du:dateUtc="2026-09-02T16:13:00Z">
        <w:r w:rsidR="002423A9">
          <w:rPr>
            <w:bCs/>
          </w:rPr>
          <w:t xml:space="preserve">will be included if </w:t>
        </w:r>
      </w:ins>
      <w:ins w:id="724" w:author="Estelle Park" w:date="2026-09-01T17:11:00Z">
        <w:r w:rsidRPr="00A26F1E">
          <w:rPr>
            <w:bCs/>
          </w:rPr>
          <w:t>technically feasible. Acceleration and temperature telemetry will be linked to each sample. If an in-flight 1g control cannot be implemented, results will be interpreted as responses to the integrated suborbital flight exposure relative to matched ground controls.</w:t>
        </w:r>
      </w:ins>
    </w:p>
    <w:p w14:paraId="04FD3D9A" w14:textId="5FE43DB9" w:rsidR="00A26F1E" w:rsidRDefault="00A26F1E" w:rsidP="00A26F1E">
      <w:pPr>
        <w:spacing w:line="240" w:lineRule="auto"/>
        <w:rPr>
          <w:ins w:id="725" w:author="Estelle Park" w:date="2026-09-01T17:12:00Z" w16du:dateUtc="2026-09-01T21:12:00Z"/>
          <w:bCs/>
        </w:rPr>
      </w:pPr>
      <w:ins w:id="726" w:author="Estelle Park" w:date="2026-09-01T17:12:00Z">
        <w:r w:rsidRPr="00A26F1E">
          <w:rPr>
            <w:b/>
            <w:bCs/>
          </w:rPr>
          <w:t>Onset-response measurements.</w:t>
        </w:r>
        <w:r w:rsidRPr="00A26F1E">
          <w:rPr>
            <w:bCs/>
          </w:rPr>
          <w:t xml:space="preserve"> Fixed organoids will be analyzed for </w:t>
        </w:r>
      </w:ins>
      <w:ins w:id="727" w:author="Estelle Park" w:date="2026-09-02T12:14:00Z" w16du:dateUtc="2026-09-02T16:14:00Z">
        <w:r w:rsidR="003D7186">
          <w:rPr>
            <w:bCs/>
          </w:rPr>
          <w:t>Live</w:t>
        </w:r>
      </w:ins>
      <w:ins w:id="728" w:author="Estelle Park" w:date="2026-09-02T12:15:00Z" w16du:dateUtc="2026-09-02T16:15:00Z">
        <w:r w:rsidR="003D7186">
          <w:rPr>
            <w:bCs/>
          </w:rPr>
          <w:t>/Dead viability</w:t>
        </w:r>
      </w:ins>
      <w:ins w:id="729" w:author="Estelle Park" w:date="2026-09-01T17:12:00Z">
        <w:r w:rsidRPr="00A26F1E">
          <w:rPr>
            <w:bCs/>
          </w:rPr>
          <w:t xml:space="preserve">, F-actin organization, and nuclear-to-cytoplasmic YAP/TAZ localization. Confocal images will be </w:t>
        </w:r>
      </w:ins>
      <w:ins w:id="730" w:author="Estelle Park" w:date="2026-09-02T12:15:00Z" w16du:dateUtc="2026-09-02T16:15:00Z">
        <w:r w:rsidR="003D7186">
          <w:rPr>
            <w:bCs/>
          </w:rPr>
          <w:t>acquired</w:t>
        </w:r>
      </w:ins>
      <w:ins w:id="731" w:author="Estelle Park" w:date="2026-09-01T17:12:00Z">
        <w:r w:rsidRPr="00A26F1E">
          <w:rPr>
            <w:bCs/>
          </w:rPr>
          <w:t xml:space="preserve"> using standardized acquisition settings and analyzed under blinded conditions. The primary onset endpoint will be the change in nuclear YAP/TAZ localization across flight timepoints. </w:t>
        </w:r>
      </w:ins>
      <w:ins w:id="732" w:author="Estelle Park" w:date="2026-09-02T12:15:00Z" w16du:dateUtc="2026-09-02T16:15:00Z">
        <w:r w:rsidR="003D7186">
          <w:rPr>
            <w:bCs/>
          </w:rPr>
          <w:t xml:space="preserve">Quantitative analysis of </w:t>
        </w:r>
      </w:ins>
      <w:ins w:id="733" w:author="Estelle Park" w:date="2026-09-01T17:12:00Z">
        <w:r w:rsidRPr="00A26F1E">
          <w:rPr>
            <w:bCs/>
          </w:rPr>
          <w:t xml:space="preserve">F-actin organization and viability will provide complementary measurements. Cleaved caspase-3 or TUNEL </w:t>
        </w:r>
      </w:ins>
      <w:ins w:id="734" w:author="Estelle Park" w:date="2026-09-02T12:16:00Z" w16du:dateUtc="2026-09-02T16:16:00Z">
        <w:r w:rsidR="003D7186">
          <w:rPr>
            <w:bCs/>
          </w:rPr>
          <w:t xml:space="preserve">staining </w:t>
        </w:r>
      </w:ins>
      <w:ins w:id="735" w:author="Estelle Park" w:date="2026-09-01T17:12:00Z">
        <w:r w:rsidRPr="00A26F1E">
          <w:rPr>
            <w:bCs/>
          </w:rPr>
          <w:t xml:space="preserve">will </w:t>
        </w:r>
      </w:ins>
      <w:ins w:id="736" w:author="Estelle Park" w:date="2026-09-02T12:16:00Z" w16du:dateUtc="2026-09-02T16:16:00Z">
        <w:r w:rsidR="003D7186">
          <w:rPr>
            <w:bCs/>
          </w:rPr>
          <w:t xml:space="preserve">determine whether early cellular responses are accompanied by </w:t>
        </w:r>
      </w:ins>
      <w:ins w:id="737" w:author="Estelle Park" w:date="2026-09-01T17:12:00Z">
        <w:r w:rsidRPr="00A26F1E">
          <w:rPr>
            <w:bCs/>
          </w:rPr>
          <w:t>apoptosis.</w:t>
        </w:r>
      </w:ins>
    </w:p>
    <w:p w14:paraId="766A33B7" w14:textId="586A236E" w:rsidR="00A26F1E" w:rsidRDefault="00A26F1E" w:rsidP="006E75D6">
      <w:pPr>
        <w:spacing w:line="240" w:lineRule="auto"/>
        <w:rPr>
          <w:ins w:id="738" w:author="Estelle Park" w:date="2026-09-01T17:13:00Z" w16du:dateUtc="2026-09-01T21:13:00Z"/>
          <w:bCs/>
        </w:rPr>
      </w:pPr>
      <w:ins w:id="739" w:author="Estelle Park" w:date="2026-09-01T17:13:00Z">
        <w:r w:rsidRPr="00A26F1E">
          <w:rPr>
            <w:b/>
            <w:bCs/>
          </w:rPr>
          <w:t>Post-flight recovery measurements.</w:t>
        </w:r>
        <w:r w:rsidRPr="00A26F1E">
          <w:rPr>
            <w:bCs/>
          </w:rPr>
          <w:t xml:space="preserve"> </w:t>
        </w:r>
      </w:ins>
      <w:ins w:id="740" w:author="Estelle Park" w:date="2026-09-02T13:27:00Z">
        <w:r w:rsidR="006E75D6" w:rsidRPr="006E75D6">
          <w:rPr>
            <w:bCs/>
          </w:rPr>
          <w:t xml:space="preserve">A parallel cohort will be recovered alive and re-embedded in fresh ECM using standardized viable organoid-fragment inputs. Brightfield imaging at 0, 6, 12, 24, 48, and 72 hours and on days 7 and 14 will quantify time to sustained outgrowth, organoid-forming efficiency, growth rate, and abnormal morphology. Crypt-like bud number and length will measure structural regeneration. Ki67 staining or </w:t>
        </w:r>
        <w:proofErr w:type="spellStart"/>
        <w:r w:rsidR="006E75D6" w:rsidRPr="006E75D6">
          <w:rPr>
            <w:bCs/>
          </w:rPr>
          <w:t>EdU</w:t>
        </w:r>
        <w:proofErr w:type="spellEnd"/>
        <w:r w:rsidR="006E75D6" w:rsidRPr="006E75D6">
          <w:rPr>
            <w:bCs/>
          </w:rPr>
          <w:t xml:space="preserve"> incorporation will quantify proliferation, while KRT20 and MUC2 expression will assess restoration of absorptive and secretory differentiation. </w:t>
        </w:r>
      </w:ins>
      <w:proofErr w:type="spellStart"/>
      <w:ins w:id="741" w:author="Estelle Park" w:date="2026-09-02T13:27:00Z" w16du:dateUtc="2026-09-02T17:27:00Z">
        <w:r w:rsidR="00D75040">
          <w:rPr>
            <w:bCs/>
          </w:rPr>
          <w:t>scRNA</w:t>
        </w:r>
        <w:proofErr w:type="spellEnd"/>
        <w:r w:rsidR="00D75040">
          <w:rPr>
            <w:bCs/>
          </w:rPr>
          <w:t>-seq</w:t>
        </w:r>
      </w:ins>
      <w:ins w:id="742" w:author="Estelle Park" w:date="2026-09-02T13:27:00Z">
        <w:r w:rsidR="006E75D6" w:rsidRPr="006E75D6">
          <w:rPr>
            <w:bCs/>
            <w:rPrChange w:id="743" w:author="Estelle Park" w:date="2026-09-02T13:27:00Z" w16du:dateUtc="2026-09-02T17:27:00Z">
              <w:rPr>
                <w:b/>
                <w:bCs/>
              </w:rPr>
            </w:rPrChange>
          </w:rPr>
          <w:t xml:space="preserve"> will define epithelial cell composition and determine whether flight exposure alters stem, progenitor, absorptive, or secretory cell populations and their differentiation trajectories during recovery.</w:t>
        </w:r>
        <w:r w:rsidR="006E75D6" w:rsidRPr="006E75D6">
          <w:rPr>
            <w:bCs/>
          </w:rPr>
          <w:t xml:space="preserve"> Glucose-responsive calcium signaling and MUC2 secretion will provide complementary functional measurements after ground qualification.</w:t>
        </w:r>
      </w:ins>
    </w:p>
    <w:p w14:paraId="014A4109" w14:textId="1522E01C" w:rsidR="00A13FD6" w:rsidRDefault="00A13FD6" w:rsidP="00A13FD6">
      <w:pPr>
        <w:spacing w:line="240" w:lineRule="auto"/>
        <w:rPr>
          <w:ins w:id="744" w:author="Estelle Park" w:date="2026-09-02T13:28:00Z" w16du:dateUtc="2026-09-02T17:28:00Z"/>
          <w:b/>
          <w:bCs/>
        </w:rPr>
      </w:pPr>
      <w:ins w:id="745" w:author="Estelle Park" w:date="2026-09-02T13:28:00Z">
        <w:r w:rsidRPr="00A13FD6">
          <w:rPr>
            <w:b/>
            <w:bCs/>
          </w:rPr>
          <w:t xml:space="preserve">Rigor, replication, and statistical analysis. </w:t>
        </w:r>
        <w:r w:rsidRPr="00A13FD6">
          <w:rPr>
            <w:rPrChange w:id="746" w:author="Estelle Park" w:date="2026-09-02T13:28:00Z" w16du:dateUtc="2026-09-02T17:28:00Z">
              <w:rPr>
                <w:b/>
                <w:bCs/>
              </w:rPr>
            </w:rPrChange>
          </w:rPr>
          <w:t xml:space="preserve">Sample size will be determined from the variability and effect sizes measured during </w:t>
        </w:r>
        <w:r w:rsidRPr="00A13FD6">
          <w:rPr>
            <w:b/>
            <w:bCs/>
          </w:rPr>
          <w:t>Aim 1</w:t>
        </w:r>
        <w:r w:rsidRPr="00A13FD6">
          <w:rPr>
            <w:rPrChange w:id="747" w:author="Estelle Park" w:date="2026-09-02T13:28:00Z" w16du:dateUtc="2026-09-02T17:28:00Z">
              <w:rPr>
                <w:b/>
                <w:bCs/>
              </w:rPr>
            </w:rPrChange>
          </w:rPr>
          <w:t xml:space="preserve"> ground qualification. Experiments will include at least three independent </w:t>
        </w:r>
        <w:proofErr w:type="spellStart"/>
        <w:r w:rsidRPr="00A13FD6">
          <w:rPr>
            <w:rPrChange w:id="748" w:author="Estelle Park" w:date="2026-09-02T13:28:00Z" w16du:dateUtc="2026-09-02T17:28:00Z">
              <w:rPr>
                <w:b/>
                <w:bCs/>
              </w:rPr>
            </w:rPrChange>
          </w:rPr>
          <w:t>enteroid</w:t>
        </w:r>
        <w:proofErr w:type="spellEnd"/>
        <w:r w:rsidRPr="00A13FD6">
          <w:rPr>
            <w:rPrChange w:id="749" w:author="Estelle Park" w:date="2026-09-02T13:28:00Z" w16du:dateUtc="2026-09-02T17:28:00Z">
              <w:rPr>
                <w:b/>
                <w:bCs/>
              </w:rPr>
            </w:rPrChange>
          </w:rPr>
          <w:t xml:space="preserve"> production batches and will be reproduced across at least two flights. Samples will be randomized before payload loading, and image analysis will be blinded. Time-to-event analysis will compare the onset of sustained outgrowth. Mixed-effects models will evaluate longitudinal growth, budding, differentiation, and functional measurements, with flight condition and recovery time as fixed effects and production batch or donor as a random effect. Primary endpoints and exclusion criteria will be prespecified before flight.</w:t>
        </w:r>
      </w:ins>
      <w:ins w:id="750" w:author="Estelle Park" w:date="2026-09-02T13:30:00Z" w16du:dateUtc="2026-09-02T17:30:00Z">
        <w:r w:rsidR="00B711D9">
          <w:t xml:space="preserve"> Biological sex will be evaluated as a biological variable.</w:t>
        </w:r>
      </w:ins>
    </w:p>
    <w:p w14:paraId="78161EBE" w14:textId="2AEDC513" w:rsidR="00521A4D" w:rsidRDefault="00521A4D" w:rsidP="00521A4D">
      <w:pPr>
        <w:spacing w:line="240" w:lineRule="auto"/>
        <w:rPr>
          <w:ins w:id="751" w:author="Estelle Park" w:date="2026-09-02T13:28:00Z" w16du:dateUtc="2026-09-02T17:28:00Z"/>
          <w:b/>
          <w:bCs/>
        </w:rPr>
      </w:pPr>
      <w:ins w:id="752" w:author="Estelle Park" w:date="2026-09-02T13:28:00Z">
        <w:r w:rsidRPr="00521A4D">
          <w:rPr>
            <w:b/>
            <w:bCs/>
          </w:rPr>
          <w:t xml:space="preserve">Expected outcomes. </w:t>
        </w:r>
        <w:r w:rsidRPr="00521A4D">
          <w:rPr>
            <w:rPrChange w:id="753" w:author="Estelle Park" w:date="2026-09-02T13:28:00Z" w16du:dateUtc="2026-09-02T17:28:00Z">
              <w:rPr>
                <w:b/>
                <w:bCs/>
              </w:rPr>
            </w:rPrChange>
          </w:rPr>
          <w:t xml:space="preserve">We anticipate that </w:t>
        </w:r>
        <w:proofErr w:type="spellStart"/>
        <w:r w:rsidRPr="00521A4D">
          <w:rPr>
            <w:rPrChange w:id="754" w:author="Estelle Park" w:date="2026-09-02T13:28:00Z" w16du:dateUtc="2026-09-02T17:28:00Z">
              <w:rPr>
                <w:b/>
                <w:bCs/>
              </w:rPr>
            </w:rPrChange>
          </w:rPr>
          <w:t>enteroid</w:t>
        </w:r>
        <w:proofErr w:type="spellEnd"/>
        <w:r w:rsidRPr="00521A4D">
          <w:rPr>
            <w:rPrChange w:id="755" w:author="Estelle Park" w:date="2026-09-02T13:28:00Z" w16du:dateUtc="2026-09-02T17:28:00Z">
              <w:rPr>
                <w:b/>
                <w:bCs/>
              </w:rPr>
            </w:rPrChange>
          </w:rPr>
          <w:t xml:space="preserve"> viability will remain largely preserved during the brief flight interval, while </w:t>
        </w:r>
        <w:proofErr w:type="spellStart"/>
        <w:r w:rsidRPr="00521A4D">
          <w:rPr>
            <w:rPrChange w:id="756" w:author="Estelle Park" w:date="2026-09-02T13:28:00Z" w16du:dateUtc="2026-09-02T17:28:00Z">
              <w:rPr>
                <w:b/>
                <w:bCs/>
              </w:rPr>
            </w:rPrChange>
          </w:rPr>
          <w:t>mechanotransduction</w:t>
        </w:r>
        <w:proofErr w:type="spellEnd"/>
        <w:r w:rsidRPr="00521A4D">
          <w:rPr>
            <w:rPrChange w:id="757" w:author="Estelle Park" w:date="2026-09-02T13:28:00Z" w16du:dateUtc="2026-09-02T17:28:00Z">
              <w:rPr>
                <w:b/>
                <w:bCs/>
              </w:rPr>
            </w:rPrChange>
          </w:rPr>
          <w:t xml:space="preserve"> and post-flight regeneration measurements will reveal more sensitive effects. Flight-exposed </w:t>
        </w:r>
        <w:proofErr w:type="spellStart"/>
        <w:r w:rsidRPr="00521A4D">
          <w:rPr>
            <w:rPrChange w:id="758" w:author="Estelle Park" w:date="2026-09-02T13:28:00Z" w16du:dateUtc="2026-09-02T17:28:00Z">
              <w:rPr>
                <w:b/>
                <w:bCs/>
              </w:rPr>
            </w:rPrChange>
          </w:rPr>
          <w:t>enteroids</w:t>
        </w:r>
        <w:proofErr w:type="spellEnd"/>
        <w:r w:rsidRPr="00521A4D">
          <w:rPr>
            <w:rPrChange w:id="759" w:author="Estelle Park" w:date="2026-09-02T13:28:00Z" w16du:dateUtc="2026-09-02T17:28:00Z">
              <w:rPr>
                <w:b/>
                <w:bCs/>
              </w:rPr>
            </w:rPrChange>
          </w:rPr>
          <w:t xml:space="preserve"> may exhibit delayed </w:t>
        </w:r>
      </w:ins>
      <w:ins w:id="760" w:author="Estelle Park" w:date="2026-09-02T13:29:00Z" w16du:dateUtc="2026-09-02T17:29:00Z">
        <w:r>
          <w:t>growth</w:t>
        </w:r>
      </w:ins>
      <w:ins w:id="761" w:author="Estelle Park" w:date="2026-09-02T13:28:00Z">
        <w:r w:rsidRPr="00521A4D">
          <w:rPr>
            <w:rPrChange w:id="762" w:author="Estelle Park" w:date="2026-09-02T13:28:00Z" w16du:dateUtc="2026-09-02T17:28:00Z">
              <w:rPr>
                <w:b/>
                <w:bCs/>
              </w:rPr>
            </w:rPrChange>
          </w:rPr>
          <w:t>, reduced organoid-forming efficiency, altered budding, or incomplete restoration of differentiated epithelial populations. These studies will determine whether early F-actin and YAP/TAZ responses are associated with subsequent epithelial regeneration and function.</w:t>
        </w:r>
      </w:ins>
    </w:p>
    <w:p w14:paraId="3BA3A953" w14:textId="18ABF8E4" w:rsidR="00A26F1E" w:rsidDel="00521A4D" w:rsidRDefault="00521A4D" w:rsidP="00521A4D">
      <w:pPr>
        <w:spacing w:line="240" w:lineRule="auto"/>
        <w:rPr>
          <w:del w:id="763" w:author="Estelle Park" w:date="2026-09-01T17:12:00Z" w16du:dateUtc="2026-09-01T21:12:00Z"/>
          <w:b/>
          <w:bCs/>
        </w:rPr>
      </w:pPr>
      <w:ins w:id="764" w:author="Estelle Park" w:date="2026-09-02T13:29:00Z">
        <w:r w:rsidRPr="00521A4D">
          <w:rPr>
            <w:b/>
            <w:bCs/>
          </w:rPr>
          <w:t xml:space="preserve">Potential problems and alternative strategies. </w:t>
        </w:r>
        <w:r w:rsidRPr="00521A4D">
          <w:rPr>
            <w:rPrChange w:id="765" w:author="Estelle Park" w:date="2026-09-02T13:29:00Z" w16du:dateUtc="2026-09-02T17:29:00Z">
              <w:rPr>
                <w:b/>
                <w:bCs/>
              </w:rPr>
            </w:rPrChange>
          </w:rPr>
          <w:t>If YAP/TAZ or F-actin responses are smaller than anticipated, we will prioritize the most reproducible onset markers identified during ground qualification and increase the number of organoids analyzed per sample. If payload handling reduces viability in both flight and ground controls, ECM concentration, medium formulation, organoid size, loading density, temperature control, and holding time will be optimized before flight. If outgrowth is delayed but not absent, recovery will be extended to distinguish a temporary delay from loss of organoid-forming capacity. If material is insufficient for all differentiation and functional measurements, analyses will prioritize organoid-forming efficiency, budding, proliferation, KRT20, and MUC2. A null response will define the sensitivity and appropriate biological applications of the suborbital platform.</w:t>
        </w:r>
      </w:ins>
    </w:p>
    <w:p w14:paraId="13113FD7" w14:textId="77777777" w:rsidR="00521A4D" w:rsidRPr="00A26F1E" w:rsidRDefault="00521A4D" w:rsidP="00521A4D">
      <w:pPr>
        <w:spacing w:line="240" w:lineRule="auto"/>
        <w:rPr>
          <w:ins w:id="766" w:author="Estelle Park" w:date="2026-09-02T13:29:00Z" w16du:dateUtc="2026-09-02T17:29:00Z"/>
          <w:bCs/>
          <w:rPrChange w:id="767" w:author="Estelle Park" w:date="2026-09-01T17:10:00Z" w16du:dateUtc="2026-09-01T21:10:00Z">
            <w:rPr>
              <w:ins w:id="768" w:author="Estelle Park" w:date="2026-09-02T13:29:00Z" w16du:dateUtc="2026-09-02T17:29:00Z"/>
            </w:rPr>
          </w:rPrChange>
        </w:rPr>
        <w:pPrChange w:id="769" w:author="Estelle Park" w:date="2026-09-01T15:35:00Z" w16du:dateUtc="2026-09-01T19:35:00Z">
          <w:pPr>
            <w:spacing w:after="40"/>
          </w:pPr>
        </w:pPrChange>
      </w:pPr>
    </w:p>
    <w:p w14:paraId="04C244B6" w14:textId="2AB7FDE8" w:rsidR="00472E3A" w:rsidRPr="00003F8D" w:rsidDel="00A26F1E" w:rsidRDefault="00000000" w:rsidP="00521A4D">
      <w:pPr>
        <w:spacing w:line="240" w:lineRule="auto"/>
        <w:ind w:left="320"/>
        <w:rPr>
          <w:del w:id="770" w:author="Estelle Park" w:date="2026-09-01T17:12:00Z" w16du:dateUtc="2026-09-01T21:12:00Z"/>
        </w:rPr>
        <w:pPrChange w:id="771" w:author="Estelle Park" w:date="2026-09-01T15:35:00Z" w16du:dateUtc="2026-09-01T19:35:00Z">
          <w:pPr>
            <w:spacing w:after="60"/>
            <w:ind w:left="320"/>
          </w:pPr>
        </w:pPrChange>
      </w:pPr>
      <w:del w:id="772" w:author="Estelle Park" w:date="2026-09-01T17:12:00Z" w16du:dateUtc="2026-09-01T21:12:00Z">
        <w:r w:rsidRPr="00003F8D" w:rsidDel="00A26F1E">
          <w:delText>•  Fly the perfused intestinal epithelial MPS on BLK3 and command fixation at staged µg timepoints (e.g., ~0, 60, 240 s), with matched ground controls and an in-flight/hardware-matched 1g reference to separate µg effects from launch, vibration, and handling; recover a parallel cohort intact.</w:delText>
        </w:r>
      </w:del>
    </w:p>
    <w:p w14:paraId="2BD2B4F0" w14:textId="5D3D0402" w:rsidR="00472E3A" w:rsidRPr="00003F8D" w:rsidDel="00A26F1E" w:rsidRDefault="00000000" w:rsidP="00521A4D">
      <w:pPr>
        <w:spacing w:line="240" w:lineRule="auto"/>
        <w:ind w:left="320"/>
        <w:rPr>
          <w:del w:id="773" w:author="Estelle Park" w:date="2026-09-01T17:12:00Z" w16du:dateUtc="2026-09-01T21:12:00Z"/>
        </w:rPr>
        <w:pPrChange w:id="774" w:author="Estelle Park" w:date="2026-09-01T15:35:00Z" w16du:dateUtc="2026-09-01T19:35:00Z">
          <w:pPr>
            <w:spacing w:after="60"/>
            <w:ind w:left="320"/>
          </w:pPr>
        </w:pPrChange>
      </w:pPr>
      <w:del w:id="775" w:author="Estelle Park" w:date="2026-09-01T17:12:00Z" w16du:dateUtc="2026-09-01T21:12:00Z">
        <w:r w:rsidRPr="00003F8D" w:rsidDel="00A26F1E">
          <w:delText>•  Onset assay panel (Park lab): tight-junction and barrier integrity (TEER, junctional markers), cytoskeletal / mechanotransduction and gravisensing markers, and viability.</w:delText>
        </w:r>
      </w:del>
    </w:p>
    <w:p w14:paraId="4D742537" w14:textId="497A70EC" w:rsidR="00472E3A" w:rsidRPr="00003F8D" w:rsidDel="00A26F1E" w:rsidRDefault="00000000" w:rsidP="00521A4D">
      <w:pPr>
        <w:spacing w:line="240" w:lineRule="auto"/>
        <w:ind w:left="320"/>
        <w:rPr>
          <w:del w:id="776" w:author="Estelle Park" w:date="2026-09-01T17:13:00Z" w16du:dateUtc="2026-09-01T21:13:00Z"/>
        </w:rPr>
        <w:pPrChange w:id="777" w:author="Estelle Park" w:date="2026-09-01T15:35:00Z" w16du:dateUtc="2026-09-01T19:35:00Z">
          <w:pPr>
            <w:spacing w:after="60"/>
            <w:ind w:left="320"/>
          </w:pPr>
        </w:pPrChange>
      </w:pPr>
      <w:del w:id="778" w:author="Estelle Park" w:date="2026-09-01T17:13:00Z" w16du:dateUtc="2026-09-01T21:13:00Z">
        <w:r w:rsidRPr="00003F8D" w:rsidDel="00A26F1E">
          <w:delText>•  Recovery assay panel (Park lab): re-embed recovered epithelium in Matrigel and quantify organoid-forming efficiency, crypt-like budding, proliferation, epithelial organization, and barrier recovery versus ground and 1g controls.</w:delText>
        </w:r>
      </w:del>
    </w:p>
    <w:p w14:paraId="7BC49A80" w14:textId="548621BA" w:rsidR="00472E3A" w:rsidRPr="00003F8D" w:rsidDel="00A26F1E" w:rsidRDefault="00000000" w:rsidP="00521A4D">
      <w:pPr>
        <w:spacing w:line="240" w:lineRule="auto"/>
        <w:ind w:left="320"/>
        <w:rPr>
          <w:del w:id="779" w:author="Estelle Park" w:date="2026-09-01T17:15:00Z" w16du:dateUtc="2026-09-01T21:15:00Z"/>
        </w:rPr>
        <w:pPrChange w:id="780" w:author="Estelle Park" w:date="2026-09-01T15:35:00Z" w16du:dateUtc="2026-09-01T19:35:00Z">
          <w:pPr>
            <w:spacing w:after="60"/>
            <w:ind w:left="320"/>
          </w:pPr>
        </w:pPrChange>
      </w:pPr>
      <w:del w:id="781" w:author="Estelle Park" w:date="2026-09-01T17:15:00Z" w16du:dateUtc="2026-09-01T21:15:00Z">
        <w:r w:rsidRPr="00003F8D" w:rsidDel="00A26F1E">
          <w:delText>•  Power/replication: define n per timepoint from the Park lab's ground effect-size history for the primary barrier and organoid-forming endpoints to detect a pre-specified change across ≥2 flights; pre-register endpoints and analysis.</w:delText>
        </w:r>
      </w:del>
    </w:p>
    <w:p w14:paraId="40681371" w14:textId="0D799532" w:rsidR="00472E3A" w:rsidDel="00C813CA" w:rsidRDefault="00C813CA" w:rsidP="00C813CA">
      <w:pPr>
        <w:spacing w:line="240" w:lineRule="auto"/>
        <w:rPr>
          <w:del w:id="782" w:author="Estelle Park" w:date="2026-09-02T13:29:00Z" w16du:dateUtc="2026-09-02T17:29:00Z"/>
        </w:rPr>
      </w:pPr>
      <w:ins w:id="783" w:author="Estelle Park" w:date="2026-09-02T13:29:00Z">
        <w:r w:rsidRPr="00C813CA">
          <w:rPr>
            <w:b/>
            <w:bCs/>
          </w:rPr>
          <w:t>Milestone (M11):</w:t>
        </w:r>
        <w:r w:rsidRPr="00C813CA">
          <w:t xml:space="preserve"> Completion of a statistically powered dataset defining the onset and post-flight recovery of human </w:t>
        </w:r>
      </w:ins>
      <w:ins w:id="784" w:author="Estelle Park" w:date="2026-09-02T13:29:00Z" w16du:dateUtc="2026-09-02T17:29:00Z">
        <w:r w:rsidR="00A57AF9">
          <w:t>intestinal organoid chip</w:t>
        </w:r>
      </w:ins>
      <w:ins w:id="785" w:author="Estelle Park" w:date="2026-09-02T13:29:00Z">
        <w:r w:rsidRPr="00C813CA">
          <w:t xml:space="preserve"> responses. With a valid in-flight 1g reference, the analysis will distinguish microgravity-associated responses from other components of flight; otherwise, it will quantify responses to the integrated suborbital flight exposure relative to matched ground controls.</w:t>
        </w:r>
      </w:ins>
      <w:del w:id="786" w:author="Estelle Park" w:date="2026-09-02T13:29:00Z" w16du:dateUtc="2026-09-02T17:29:00Z">
        <w:r w:rsidR="00000000" w:rsidRPr="00003F8D" w:rsidDel="00C813CA">
          <w:rPr>
            <w:b/>
          </w:rPr>
          <w:delText xml:space="preserve">Milestone (M11): </w:delText>
        </w:r>
        <w:r w:rsidR="00000000" w:rsidRPr="00003F8D" w:rsidDel="00C813CA">
          <w:delText xml:space="preserve">a statistically powered onset-and-recovery </w:delText>
        </w:r>
      </w:del>
      <w:del w:id="787" w:author="Estelle Park" w:date="2026-09-01T17:16:00Z" w16du:dateUtc="2026-09-01T21:16:00Z">
        <w:r w:rsidR="00000000" w:rsidRPr="00003F8D" w:rsidDel="00A26F1E">
          <w:delText>dataset that distinguishes µg exposure from 1</w:delText>
        </w:r>
      </w:del>
      <w:del w:id="788" w:author="Estelle Park" w:date="2026-09-02T13:29:00Z" w16du:dateUtc="2026-09-02T17:29:00Z">
        <w:r w:rsidR="00000000" w:rsidRPr="00003F8D" w:rsidDel="00C813CA">
          <w:delText xml:space="preserve">g </w:delText>
        </w:r>
      </w:del>
      <w:del w:id="789" w:author="Estelle Park" w:date="2026-09-01T17:16:00Z" w16du:dateUtc="2026-09-01T21:16:00Z">
        <w:r w:rsidR="00000000" w:rsidRPr="00003F8D" w:rsidDel="00A26F1E">
          <w:delText>controls</w:delText>
        </w:r>
      </w:del>
      <w:del w:id="790" w:author="Estelle Park" w:date="2026-09-01T17:17:00Z" w16du:dateUtc="2026-09-01T21:17:00Z">
        <w:r w:rsidR="00000000" w:rsidRPr="00003F8D" w:rsidDel="00A26F1E">
          <w:delText xml:space="preserve"> and resolves dynamics ISS cannot capture</w:delText>
        </w:r>
      </w:del>
      <w:del w:id="791" w:author="Estelle Park" w:date="2026-09-02T13:29:00Z" w16du:dateUtc="2026-09-02T17:29:00Z">
        <w:r w:rsidR="00000000" w:rsidRPr="00003F8D" w:rsidDel="00C813CA">
          <w:delText>.</w:delText>
        </w:r>
      </w:del>
    </w:p>
    <w:p w14:paraId="26B67F48" w14:textId="77777777" w:rsidR="00C813CA" w:rsidRPr="00003F8D" w:rsidRDefault="00C813CA" w:rsidP="00C813CA">
      <w:pPr>
        <w:spacing w:line="240" w:lineRule="auto"/>
        <w:rPr>
          <w:ins w:id="792" w:author="Estelle Park" w:date="2026-09-02T13:29:00Z" w16du:dateUtc="2026-09-02T17:29:00Z"/>
        </w:rPr>
        <w:pPrChange w:id="793" w:author="Estelle Park" w:date="2026-09-01T15:35:00Z" w16du:dateUtc="2026-09-01T19:35:00Z">
          <w:pPr>
            <w:spacing w:after="120"/>
          </w:pPr>
        </w:pPrChange>
      </w:pPr>
    </w:p>
    <w:p w14:paraId="73BEA1F3" w14:textId="6654EC32" w:rsidR="00472E3A" w:rsidRDefault="00000000" w:rsidP="00C813CA">
      <w:pPr>
        <w:spacing w:line="240" w:lineRule="auto"/>
        <w:rPr>
          <w:ins w:id="794" w:author="Estelle Park" w:date="2026-09-01T17:21:00Z" w16du:dateUtc="2026-09-01T21:21:00Z"/>
          <w:b/>
        </w:rPr>
      </w:pPr>
      <w:r w:rsidRPr="00003F8D">
        <w:rPr>
          <w:b/>
        </w:rPr>
        <w:t>Aim 3</w:t>
      </w:r>
      <w:ins w:id="795" w:author="Estelle Park" w:date="2026-09-01T17:03:00Z" w16du:dateUtc="2026-09-01T21:03:00Z">
        <w:r w:rsidR="00237966">
          <w:rPr>
            <w:b/>
          </w:rPr>
          <w:t xml:space="preserve">. </w:t>
        </w:r>
        <w:r w:rsidR="00237966" w:rsidRPr="00915FFF">
          <w:rPr>
            <w:b/>
            <w:color w:val="0A3D7C"/>
          </w:rPr>
          <w:t>Validate the end-to-end screening pipeline and a de-risk-for-ISS decision framework (Joint; Exos suborbital methods</w:t>
        </w:r>
      </w:ins>
      <w:del w:id="796" w:author="Estelle Park" w:date="2026-09-01T17:03:00Z" w16du:dateUtc="2026-09-01T21:03:00Z">
        <w:r w:rsidRPr="00003F8D" w:rsidDel="00237966">
          <w:rPr>
            <w:b/>
          </w:rPr>
          <w:delText xml:space="preserve"> — Pipeline validation and de-risk-for-ISS framework (joint; Exos suborbital methods</w:delText>
        </w:r>
      </w:del>
      <w:r w:rsidRPr="00003F8D">
        <w:rPr>
          <w:b/>
        </w:rPr>
        <w:t>; months 6–12).</w:t>
      </w:r>
    </w:p>
    <w:p w14:paraId="138AA536" w14:textId="77777777" w:rsidR="0047363A" w:rsidRDefault="0047363A" w:rsidP="0047363A">
      <w:pPr>
        <w:spacing w:line="240" w:lineRule="auto"/>
        <w:rPr>
          <w:ins w:id="797" w:author="Estelle Park" w:date="2026-09-01T17:21:00Z" w16du:dateUtc="2026-09-01T21:21:00Z"/>
          <w:bCs/>
        </w:rPr>
      </w:pPr>
      <w:ins w:id="798" w:author="Estelle Park" w:date="2026-09-01T17:21:00Z">
        <w:r w:rsidRPr="0047363A">
          <w:rPr>
            <w:b/>
            <w:bCs/>
          </w:rPr>
          <w:lastRenderedPageBreak/>
          <w:t>Rationale and objective.</w:t>
        </w:r>
        <w:r w:rsidRPr="0047363A">
          <w:rPr>
            <w:bCs/>
          </w:rPr>
          <w:t xml:space="preserve"> A suborbital screening platform will be useful only if payload preparation, staged fixation, recovery, and biological analysis can be performed reproducibly within defined operating limits. In addition, investigators need objective criteria for determining whether an organoid experiment is sufficiently robust to advance to a longer and more costly orbital mission. The objective of </w:t>
        </w:r>
        <w:r w:rsidRPr="0047363A">
          <w:rPr>
            <w:b/>
            <w:rPrChange w:id="799" w:author="Estelle Park" w:date="2026-09-01T17:21:00Z" w16du:dateUtc="2026-09-01T21:21:00Z">
              <w:rPr>
                <w:bCs/>
              </w:rPr>
            </w:rPrChange>
          </w:rPr>
          <w:t>Aim 3</w:t>
        </w:r>
        <w:r w:rsidRPr="0047363A">
          <w:rPr>
            <w:bCs/>
          </w:rPr>
          <w:t xml:space="preserve"> is to validate the complete suborbital workflow and translate its technical and biological outputs into a quantitative ISS-readiness framework. We </w:t>
        </w:r>
        <w:r w:rsidRPr="0047363A">
          <w:rPr>
            <w:bCs/>
            <w:u w:val="single"/>
            <w:rPrChange w:id="800" w:author="Estelle Park" w:date="2026-09-01T17:21:00Z" w16du:dateUtc="2026-09-01T21:21:00Z">
              <w:rPr>
                <w:bCs/>
              </w:rPr>
            </w:rPrChange>
          </w:rPr>
          <w:t>hypothesize</w:t>
        </w:r>
        <w:r w:rsidRPr="0047363A">
          <w:rPr>
            <w:bCs/>
          </w:rPr>
          <w:t xml:space="preserve"> that standardized operating procedures and prespecified acceptance criteria will identify hardware, handling, and biological failure modes before an orbital commitment.</w:t>
        </w:r>
      </w:ins>
    </w:p>
    <w:p w14:paraId="22452D6F" w14:textId="73775958" w:rsidR="006D5277" w:rsidRDefault="0047363A" w:rsidP="006D5277">
      <w:pPr>
        <w:spacing w:line="240" w:lineRule="auto"/>
        <w:rPr>
          <w:ins w:id="801" w:author="Estelle Park" w:date="2026-09-01T17:22:00Z" w16du:dateUtc="2026-09-01T21:22:00Z"/>
          <w:bCs/>
        </w:rPr>
      </w:pPr>
      <w:ins w:id="802" w:author="Estelle Park" w:date="2026-09-01T17:21:00Z">
        <w:r w:rsidRPr="0047363A">
          <w:rPr>
            <w:b/>
            <w:bCs/>
          </w:rPr>
          <w:t>Pipeline validation.</w:t>
        </w:r>
        <w:r w:rsidRPr="0047363A">
          <w:rPr>
            <w:bCs/>
          </w:rPr>
          <w:t xml:space="preserve"> </w:t>
        </w:r>
      </w:ins>
      <w:ins w:id="803" w:author="Estelle Park" w:date="2026-09-02T15:24:00Z">
        <w:r w:rsidR="006D5277" w:rsidRPr="006D5277">
          <w:rPr>
            <w:bCs/>
          </w:rPr>
          <w:t xml:space="preserve">Exos and Purdue will document the complete preparation → payload integration → flight → staged fixation → recovery → ECM re-embedding → assay workflow. Exos will lead payload integration, suborbital experimental design, automated fixation, environmental monitoring, reduced-gravity flight validation, and payload recovery. Purdue will lead human </w:t>
        </w:r>
      </w:ins>
      <w:ins w:id="804" w:author="Estelle Park" w:date="2026-09-02T15:24:00Z" w16du:dateUtc="2026-09-02T19:24:00Z">
        <w:r w:rsidR="00EB4106">
          <w:rPr>
            <w:bCs/>
          </w:rPr>
          <w:t>intestinal organoid chip</w:t>
        </w:r>
      </w:ins>
      <w:ins w:id="805" w:author="Estelle Park" w:date="2026-09-02T15:24:00Z">
        <w:r w:rsidR="006D5277" w:rsidRPr="006D5277">
          <w:rPr>
            <w:bCs/>
          </w:rPr>
          <w:t xml:space="preserve"> preparation, biological qualification, post-flight processing, and analysis of epithelial regeneration and function. Biological validation will assess the reproducibility of F-actin and YAP/TAZ imaging, organoid-forming efficiency, outgrowth kinetics, crypt-like budding, and proliferation. KRT20 and MUC2 measurements will evaluate epithelial differentiation, while ground-qualified calcium-signaling and MUC2-secretion assays will assess functional recovery. Selected samples will undergo </w:t>
        </w:r>
      </w:ins>
      <w:proofErr w:type="spellStart"/>
      <w:ins w:id="806" w:author="Estelle Park" w:date="2026-09-02T15:25:00Z" w16du:dateUtc="2026-09-02T19:25:00Z">
        <w:r w:rsidR="002648E6">
          <w:rPr>
            <w:bCs/>
          </w:rPr>
          <w:t>scRNA</w:t>
        </w:r>
        <w:proofErr w:type="spellEnd"/>
        <w:r w:rsidR="002648E6">
          <w:rPr>
            <w:bCs/>
          </w:rPr>
          <w:t>-seq</w:t>
        </w:r>
      </w:ins>
      <w:ins w:id="807" w:author="Estelle Park" w:date="2026-09-02T15:24:00Z">
        <w:r w:rsidR="006D5277" w:rsidRPr="006D5277">
          <w:rPr>
            <w:bCs/>
          </w:rPr>
          <w:t xml:space="preserve"> to evaluate epithelial cellular composition and differentiation-associated transcriptional programs. Workflow reproducibility will be evaluated across at least two flights. If the second flight cannot be completed within Phase I because of vehicle scheduling, one flight will be supplemented with a matched ground flight-profile replicate reproducing the payload timeline, environmental conditions, fixation sequence, and recovery workflow. This contingency will support procedural validation but will not substitute for demonstration of biological reproducibility across flights.</w:t>
        </w:r>
      </w:ins>
    </w:p>
    <w:p w14:paraId="6C77F77A" w14:textId="77777777" w:rsidR="002648E6" w:rsidRPr="002648E6" w:rsidRDefault="002648E6" w:rsidP="002648E6">
      <w:pPr>
        <w:spacing w:after="0" w:line="240" w:lineRule="auto"/>
        <w:rPr>
          <w:ins w:id="808" w:author="Estelle Park" w:date="2026-09-02T15:25:00Z"/>
          <w:bCs/>
        </w:rPr>
      </w:pPr>
      <w:ins w:id="809" w:author="Estelle Park" w:date="2026-09-02T15:25:00Z">
        <w:r w:rsidRPr="002648E6">
          <w:rPr>
            <w:b/>
            <w:bCs/>
          </w:rPr>
          <w:t>ISS-readiness framework.</w:t>
        </w:r>
        <w:r w:rsidRPr="002648E6">
          <w:rPr>
            <w:bCs/>
          </w:rPr>
          <w:t xml:space="preserve"> We will develop a quantitative go/no-go rubric incorporating four domains:</w:t>
        </w:r>
      </w:ins>
    </w:p>
    <w:p w14:paraId="515DFAFB" w14:textId="77777777" w:rsidR="002648E6" w:rsidRPr="002648E6" w:rsidRDefault="002648E6" w:rsidP="002648E6">
      <w:pPr>
        <w:numPr>
          <w:ilvl w:val="0"/>
          <w:numId w:val="11"/>
        </w:numPr>
        <w:spacing w:after="0" w:line="240" w:lineRule="auto"/>
        <w:rPr>
          <w:ins w:id="810" w:author="Estelle Park" w:date="2026-09-02T15:25:00Z"/>
          <w:bCs/>
        </w:rPr>
      </w:pPr>
      <w:ins w:id="811" w:author="Estelle Park" w:date="2026-09-02T15:25:00Z">
        <w:r w:rsidRPr="002648E6">
          <w:rPr>
            <w:b/>
            <w:bCs/>
          </w:rPr>
          <w:t>Payload performance:</w:t>
        </w:r>
        <w:r w:rsidRPr="002648E6">
          <w:rPr>
            <w:bCs/>
          </w:rPr>
          <w:t xml:space="preserve"> containment integrity, thermal stability, and fixation accuracy.</w:t>
        </w:r>
      </w:ins>
    </w:p>
    <w:p w14:paraId="1D724C2C" w14:textId="27EB50C0" w:rsidR="002648E6" w:rsidRPr="002648E6" w:rsidRDefault="002648E6" w:rsidP="002648E6">
      <w:pPr>
        <w:numPr>
          <w:ilvl w:val="0"/>
          <w:numId w:val="11"/>
        </w:numPr>
        <w:spacing w:after="0" w:line="240" w:lineRule="auto"/>
        <w:rPr>
          <w:ins w:id="812" w:author="Estelle Park" w:date="2026-09-02T15:25:00Z"/>
          <w:bCs/>
        </w:rPr>
      </w:pPr>
      <w:ins w:id="813" w:author="Estelle Park" w:date="2026-09-02T15:25:00Z">
        <w:r w:rsidRPr="002648E6">
          <w:rPr>
            <w:b/>
            <w:bCs/>
          </w:rPr>
          <w:t>Sample recovery:</w:t>
        </w:r>
        <w:r w:rsidRPr="002648E6">
          <w:rPr>
            <w:bCs/>
          </w:rPr>
          <w:t xml:space="preserve"> recoverable </w:t>
        </w:r>
      </w:ins>
      <w:ins w:id="814" w:author="Estelle Park" w:date="2026-09-02T15:26:00Z" w16du:dateUtc="2026-09-02T19:26:00Z">
        <w:r w:rsidR="004A5896">
          <w:rPr>
            <w:bCs/>
          </w:rPr>
          <w:t>intestinal organoid</w:t>
        </w:r>
      </w:ins>
      <w:ins w:id="815" w:author="Estelle Park" w:date="2026-09-02T15:25:00Z">
        <w:r w:rsidRPr="002648E6">
          <w:rPr>
            <w:bCs/>
          </w:rPr>
          <w:t xml:space="preserve"> fraction, viability, and time from landing to re-embedding.</w:t>
        </w:r>
      </w:ins>
    </w:p>
    <w:p w14:paraId="44E0F76B" w14:textId="521FB383" w:rsidR="002648E6" w:rsidRPr="002648E6" w:rsidRDefault="002648E6" w:rsidP="002648E6">
      <w:pPr>
        <w:numPr>
          <w:ilvl w:val="0"/>
          <w:numId w:val="11"/>
        </w:numPr>
        <w:spacing w:after="0" w:line="240" w:lineRule="auto"/>
        <w:rPr>
          <w:ins w:id="816" w:author="Estelle Park" w:date="2026-09-02T15:25:00Z"/>
          <w:bCs/>
        </w:rPr>
      </w:pPr>
      <w:ins w:id="817" w:author="Estelle Park" w:date="2026-09-02T15:25:00Z">
        <w:r w:rsidRPr="002648E6">
          <w:rPr>
            <w:b/>
            <w:bCs/>
          </w:rPr>
          <w:t>Assay performance:</w:t>
        </w:r>
        <w:r w:rsidRPr="002648E6">
          <w:rPr>
            <w:bCs/>
          </w:rPr>
          <w:t xml:space="preserve"> proportion of samples yielding interpretable measurements and variability of primary onset and recovery endpoints. For selected </w:t>
        </w:r>
      </w:ins>
      <w:proofErr w:type="spellStart"/>
      <w:ins w:id="818" w:author="Estelle Park" w:date="2026-09-02T15:26:00Z" w16du:dateUtc="2026-09-02T19:26:00Z">
        <w:r w:rsidR="004A5896">
          <w:rPr>
            <w:bCs/>
          </w:rPr>
          <w:t>scRNA</w:t>
        </w:r>
        <w:proofErr w:type="spellEnd"/>
        <w:r w:rsidR="004A5896">
          <w:rPr>
            <w:bCs/>
          </w:rPr>
          <w:t>-seq</w:t>
        </w:r>
      </w:ins>
      <w:ins w:id="819" w:author="Estelle Park" w:date="2026-09-02T15:25:00Z">
        <w:r w:rsidRPr="002648E6">
          <w:rPr>
            <w:bCs/>
          </w:rPr>
          <w:t xml:space="preserve"> samples, quality assessment will include viable-cell yield and sequencing quality.</w:t>
        </w:r>
      </w:ins>
    </w:p>
    <w:p w14:paraId="0580AFFF" w14:textId="77777777" w:rsidR="002648E6" w:rsidRDefault="002648E6" w:rsidP="002648E6">
      <w:pPr>
        <w:numPr>
          <w:ilvl w:val="0"/>
          <w:numId w:val="11"/>
        </w:numPr>
        <w:spacing w:after="0" w:line="240" w:lineRule="auto"/>
        <w:rPr>
          <w:ins w:id="820" w:author="Estelle Park" w:date="2026-09-02T15:25:00Z" w16du:dateUtc="2026-09-02T19:25:00Z"/>
          <w:bCs/>
        </w:rPr>
      </w:pPr>
      <w:ins w:id="821" w:author="Estelle Park" w:date="2026-09-02T15:25:00Z">
        <w:r w:rsidRPr="002648E6">
          <w:rPr>
            <w:b/>
            <w:bCs/>
          </w:rPr>
          <w:t>Biological readiness:</w:t>
        </w:r>
        <w:r w:rsidRPr="002648E6">
          <w:rPr>
            <w:bCs/>
          </w:rPr>
          <w:t xml:space="preserve"> organoid-forming efficiency, time to sustained outgrowth, crypt-like budding, proliferative recovery, and reproducibility of epithelial differentiation and functional measurements.</w:t>
        </w:r>
      </w:ins>
    </w:p>
    <w:p w14:paraId="7E6DC681" w14:textId="77777777" w:rsidR="002648E6" w:rsidRPr="002648E6" w:rsidRDefault="002648E6" w:rsidP="002648E6">
      <w:pPr>
        <w:spacing w:after="0" w:line="240" w:lineRule="auto"/>
        <w:ind w:left="720"/>
        <w:rPr>
          <w:ins w:id="822" w:author="Estelle Park" w:date="2026-09-02T15:25:00Z"/>
          <w:bCs/>
        </w:rPr>
        <w:pPrChange w:id="823" w:author="Estelle Park" w:date="2026-09-02T15:25:00Z" w16du:dateUtc="2026-09-02T19:25:00Z">
          <w:pPr>
            <w:numPr>
              <w:numId w:val="11"/>
            </w:numPr>
            <w:tabs>
              <w:tab w:val="num" w:pos="720"/>
            </w:tabs>
            <w:spacing w:after="0" w:line="240" w:lineRule="auto"/>
            <w:ind w:left="720" w:hanging="360"/>
          </w:pPr>
        </w:pPrChange>
      </w:pPr>
    </w:p>
    <w:p w14:paraId="34EC813C" w14:textId="4E6F918A" w:rsidR="002648E6" w:rsidRPr="002648E6" w:rsidRDefault="002648E6" w:rsidP="002648E6">
      <w:pPr>
        <w:spacing w:after="0" w:line="240" w:lineRule="auto"/>
        <w:rPr>
          <w:ins w:id="824" w:author="Estelle Park" w:date="2026-09-02T15:25:00Z"/>
          <w:bCs/>
        </w:rPr>
      </w:pPr>
      <w:ins w:id="825" w:author="Estelle Park" w:date="2026-09-02T15:25:00Z">
        <w:r w:rsidRPr="002648E6">
          <w:rPr>
            <w:bCs/>
          </w:rPr>
          <w:t xml:space="preserve">Acceptance thresholds will be established using </w:t>
        </w:r>
        <w:r w:rsidRPr="002648E6">
          <w:rPr>
            <w:b/>
            <w:bCs/>
          </w:rPr>
          <w:t>Aim 1</w:t>
        </w:r>
        <w:r w:rsidRPr="002648E6">
          <w:rPr>
            <w:bCs/>
          </w:rPr>
          <w:t xml:space="preserve"> ground-qualification results and initial </w:t>
        </w:r>
        <w:r w:rsidRPr="002648E6">
          <w:rPr>
            <w:b/>
            <w:bCs/>
          </w:rPr>
          <w:t>Aim 2</w:t>
        </w:r>
        <w:r w:rsidRPr="002648E6">
          <w:rPr>
            <w:bCs/>
          </w:rPr>
          <w:t xml:space="preserve"> flight data, then fixed before evaluation of subsequent validation samples. A study will receive a </w:t>
        </w:r>
        <w:r w:rsidRPr="004A5896">
          <w:rPr>
            <w:rPrChange w:id="826" w:author="Estelle Park" w:date="2026-09-02T15:26:00Z" w16du:dateUtc="2026-09-02T19:26:00Z">
              <w:rPr>
                <w:b/>
                <w:bCs/>
              </w:rPr>
            </w:rPrChange>
          </w:rPr>
          <w:t>go</w:t>
        </w:r>
        <w:r w:rsidRPr="004A5896">
          <w:rPr>
            <w:rPrChange w:id="827" w:author="Estelle Park" w:date="2026-09-02T15:26:00Z" w16du:dateUtc="2026-09-02T19:26:00Z">
              <w:rPr>
                <w:bCs/>
              </w:rPr>
            </w:rPrChange>
          </w:rPr>
          <w:t xml:space="preserve"> when the payload operates within qualified limits, sufficient viable material is recovered, and primary biological endpoints meet predefined reproducibility criteria. A </w:t>
        </w:r>
        <w:r w:rsidRPr="004A5896">
          <w:rPr>
            <w:rPrChange w:id="828" w:author="Estelle Park" w:date="2026-09-02T15:26:00Z" w16du:dateUtc="2026-09-02T19:26:00Z">
              <w:rPr>
                <w:b/>
                <w:bCs/>
              </w:rPr>
            </w:rPrChange>
          </w:rPr>
          <w:t>revise</w:t>
        </w:r>
        <w:r w:rsidRPr="004A5896">
          <w:rPr>
            <w:rPrChange w:id="829" w:author="Estelle Park" w:date="2026-09-02T15:26:00Z" w16du:dateUtc="2026-09-02T19:26:00Z">
              <w:rPr>
                <w:bCs/>
              </w:rPr>
            </w:rPrChange>
          </w:rPr>
          <w:t xml:space="preserve"> designation will identify correctable hardware, handling, or biological limitations. A </w:t>
        </w:r>
        <w:r w:rsidRPr="004A5896">
          <w:rPr>
            <w:rPrChange w:id="830" w:author="Estelle Park" w:date="2026-09-02T15:26:00Z" w16du:dateUtc="2026-09-02T19:26:00Z">
              <w:rPr>
                <w:b/>
                <w:bCs/>
              </w:rPr>
            </w:rPrChange>
          </w:rPr>
          <w:t>no-go</w:t>
        </w:r>
        <w:r w:rsidRPr="004A5896">
          <w:rPr>
            <w:rPrChange w:id="831" w:author="Estelle Park" w:date="2026-09-02T15:26:00Z" w16du:dateUtc="2026-09-02T19:26:00Z">
              <w:rPr>
                <w:bCs/>
              </w:rPr>
            </w:rPrChange>
          </w:rPr>
          <w:t xml:space="preserve"> will identify conditions unlikely to produce interpretable data during a longer-duration mission. The Phase I framework will evaluate </w:t>
        </w:r>
        <w:r w:rsidRPr="004A5896">
          <w:rPr>
            <w:rPrChange w:id="832" w:author="Estelle Park" w:date="2026-09-02T15:26:00Z" w16du:dateUtc="2026-09-02T19:26:00Z">
              <w:rPr>
                <w:b/>
                <w:bCs/>
              </w:rPr>
            </w:rPrChange>
          </w:rPr>
          <w:t>operational and biological readiness</w:t>
        </w:r>
        <w:r w:rsidRPr="002648E6">
          <w:rPr>
            <w:bCs/>
          </w:rPr>
          <w:t xml:space="preserve"> for an ISS campaign. It will not claim that suborbital responses predict orbital outcomes without paired ISS validation. Phase II studies will test whether the selected suborbital metrics are associated with outcomes during longer-duration microgravity exposure.</w:t>
        </w:r>
      </w:ins>
    </w:p>
    <w:p w14:paraId="7FA32D4B" w14:textId="77777777" w:rsidR="0047363A" w:rsidRDefault="0047363A" w:rsidP="0047363A">
      <w:pPr>
        <w:spacing w:after="0" w:line="240" w:lineRule="auto"/>
        <w:rPr>
          <w:ins w:id="833" w:author="Estelle Park" w:date="2026-09-01T17:24:00Z" w16du:dateUtc="2026-09-01T21:24:00Z"/>
          <w:bCs/>
        </w:rPr>
      </w:pPr>
    </w:p>
    <w:p w14:paraId="4F5999DF" w14:textId="15F631DA" w:rsidR="00F40949" w:rsidRPr="00F40949" w:rsidRDefault="0047363A" w:rsidP="00F40949">
      <w:pPr>
        <w:spacing w:after="0" w:line="240" w:lineRule="auto"/>
        <w:rPr>
          <w:ins w:id="834" w:author="Estelle Park" w:date="2026-09-02T15:27:00Z"/>
          <w:b/>
        </w:rPr>
      </w:pPr>
      <w:ins w:id="835" w:author="Estelle Park" w:date="2026-09-01T17:24:00Z">
        <w:r w:rsidRPr="0047363A">
          <w:rPr>
            <w:b/>
            <w:bCs/>
          </w:rPr>
          <w:t>Expected outcomes</w:t>
        </w:r>
      </w:ins>
      <w:ins w:id="836" w:author="Estelle Park" w:date="2026-09-01T17:25:00Z" w16du:dateUtc="2026-09-01T21:25:00Z">
        <w:r>
          <w:rPr>
            <w:b/>
            <w:bCs/>
          </w:rPr>
          <w:t>, potential problems, and alternative strategies</w:t>
        </w:r>
      </w:ins>
      <w:ins w:id="837" w:author="Estelle Park" w:date="2026-09-01T17:24:00Z">
        <w:r w:rsidRPr="0047363A">
          <w:rPr>
            <w:b/>
            <w:bCs/>
          </w:rPr>
          <w:t>.</w:t>
        </w:r>
        <w:r w:rsidRPr="0047363A">
          <w:rPr>
            <w:bCs/>
          </w:rPr>
          <w:t xml:space="preserve"> </w:t>
        </w:r>
      </w:ins>
      <w:ins w:id="838" w:author="Estelle Park" w:date="2026-09-02T15:27:00Z">
        <w:r w:rsidR="00F40949" w:rsidRPr="00F40949">
          <w:rPr>
            <w:b/>
            <w:bCs/>
          </w:rPr>
          <w:t>Aim 3</w:t>
        </w:r>
        <w:r w:rsidR="00F40949" w:rsidRPr="00F40949">
          <w:rPr>
            <w:b/>
          </w:rPr>
          <w:t xml:space="preserve"> </w:t>
        </w:r>
        <w:r w:rsidR="00F40949" w:rsidRPr="00F40949">
          <w:rPr>
            <w:bCs/>
            <w:rPrChange w:id="839" w:author="Estelle Park" w:date="2026-09-02T15:27:00Z" w16du:dateUtc="2026-09-02T19:27:00Z">
              <w:rPr>
                <w:b/>
              </w:rPr>
            </w:rPrChange>
          </w:rPr>
          <w:t xml:space="preserve">will produce a reproducible end-to-end workflow, a finalized interface control document, standardized operating procedures, and a quantitative readiness rubric. The resulting framework will allow investigators to identify payload failures, sample-handling limitations, excessive assay variability, and inadequate biological recovery before committing to an ISS mission. Vehicle scheduling represents the principal operational risk. Ground qualification and workflow validation will therefore proceed independently of a specific flight date. If biological variability exceeds the prespecified threshold, Purdue will standardize starting </w:t>
        </w:r>
      </w:ins>
      <w:ins w:id="840" w:author="Estelle Park" w:date="2026-09-02T15:27:00Z" w16du:dateUtc="2026-09-02T19:27:00Z">
        <w:r w:rsidR="00F40949">
          <w:rPr>
            <w:bCs/>
          </w:rPr>
          <w:t>organoid</w:t>
        </w:r>
      </w:ins>
      <w:ins w:id="841" w:author="Estelle Park" w:date="2026-09-02T15:27:00Z">
        <w:r w:rsidR="00F40949" w:rsidRPr="00F40949">
          <w:rPr>
            <w:bCs/>
            <w:rPrChange w:id="842" w:author="Estelle Park" w:date="2026-09-02T15:27:00Z" w16du:dateUtc="2026-09-02T19:27:00Z">
              <w:rPr>
                <w:b/>
              </w:rPr>
            </w:rPrChange>
          </w:rPr>
          <w:t xml:space="preserve"> size, passage number, culture duration, loading density, and viable fragment input for recovery assays. Donor and production-batch effects will be evaluated separately from technical variability.</w:t>
        </w:r>
      </w:ins>
    </w:p>
    <w:p w14:paraId="7DF83DDB" w14:textId="77777777" w:rsidR="0047363A" w:rsidRPr="0047363A" w:rsidRDefault="0047363A" w:rsidP="0047363A">
      <w:pPr>
        <w:spacing w:line="240" w:lineRule="auto"/>
        <w:rPr>
          <w:ins w:id="843" w:author="Estelle Park" w:date="2026-09-01T17:21:00Z"/>
          <w:bCs/>
        </w:rPr>
      </w:pPr>
    </w:p>
    <w:p w14:paraId="0895F2AC" w14:textId="1177BF93" w:rsidR="0047363A" w:rsidRPr="0047363A" w:rsidDel="0047363A" w:rsidRDefault="0047363A">
      <w:pPr>
        <w:spacing w:line="240" w:lineRule="auto"/>
        <w:rPr>
          <w:del w:id="844" w:author="Estelle Park" w:date="2026-09-01T17:23:00Z" w16du:dateUtc="2026-09-01T21:23:00Z"/>
          <w:bCs/>
          <w:rPrChange w:id="845" w:author="Estelle Park" w:date="2026-09-01T17:21:00Z" w16du:dateUtc="2026-09-01T21:21:00Z">
            <w:rPr>
              <w:del w:id="846" w:author="Estelle Park" w:date="2026-09-01T17:23:00Z" w16du:dateUtc="2026-09-01T21:23:00Z"/>
            </w:rPr>
          </w:rPrChange>
        </w:rPr>
        <w:pPrChange w:id="847" w:author="Estelle Park" w:date="2026-09-01T15:35:00Z" w16du:dateUtc="2026-09-01T19:35:00Z">
          <w:pPr>
            <w:spacing w:after="40"/>
          </w:pPr>
        </w:pPrChange>
      </w:pPr>
    </w:p>
    <w:p w14:paraId="7357E78D" w14:textId="0982F0EC" w:rsidR="00472E3A" w:rsidRPr="00003F8D" w:rsidDel="0047363A" w:rsidRDefault="00000000">
      <w:pPr>
        <w:spacing w:line="240" w:lineRule="auto"/>
        <w:ind w:left="320"/>
        <w:rPr>
          <w:del w:id="848" w:author="Estelle Park" w:date="2026-09-01T17:23:00Z" w16du:dateUtc="2026-09-01T21:23:00Z"/>
        </w:rPr>
        <w:pPrChange w:id="849" w:author="Estelle Park" w:date="2026-09-01T15:35:00Z" w16du:dateUtc="2026-09-01T19:35:00Z">
          <w:pPr>
            <w:spacing w:after="60"/>
            <w:ind w:left="320"/>
          </w:pPr>
        </w:pPrChange>
      </w:pPr>
      <w:del w:id="850" w:author="Estelle Park" w:date="2026-09-01T17:23:00Z" w16du:dateUtc="2026-09-01T21:23:00Z">
        <w:r w:rsidRPr="00003F8D" w:rsidDel="0047363A">
          <w:delText>•  Document the full prep → integrate → fly → recover → assay pipeline with measured turnaround and reproducibility across the flights; Exos leads the suborbital experiment-design and reduced-gravity flight validation of the perfusion/quench and recovery behavior.</w:delText>
        </w:r>
      </w:del>
    </w:p>
    <w:p w14:paraId="0E5B0B3B" w14:textId="77777777" w:rsidR="00472E3A" w:rsidRPr="00003F8D" w:rsidRDefault="00000000">
      <w:pPr>
        <w:spacing w:line="240" w:lineRule="auto"/>
        <w:ind w:left="320"/>
        <w:pPrChange w:id="851" w:author="Estelle Park" w:date="2026-09-01T15:35:00Z" w16du:dateUtc="2026-09-01T19:35:00Z">
          <w:pPr>
            <w:spacing w:after="60"/>
            <w:ind w:left="320"/>
          </w:pPr>
        </w:pPrChange>
      </w:pPr>
      <w:r w:rsidRPr="00003F8D">
        <w:t>•  Derive a quantitative go/no-go rubric mapping suborbital onset and recovery metrics to ISS-campaign readiness (which failure modes suborbital screening catches; which endpoints predict orbital outcomes).</w:t>
      </w:r>
    </w:p>
    <w:p w14:paraId="55CA856A" w14:textId="77777777" w:rsidR="00472E3A" w:rsidRPr="00003F8D" w:rsidRDefault="00000000">
      <w:pPr>
        <w:spacing w:line="240" w:lineRule="auto"/>
        <w:pPrChange w:id="852" w:author="Estelle Park" w:date="2026-09-01T15:35:00Z" w16du:dateUtc="2026-09-01T19:35:00Z">
          <w:pPr>
            <w:spacing w:after="120"/>
          </w:pPr>
        </w:pPrChange>
      </w:pPr>
      <w:r w:rsidRPr="00003F8D">
        <w:rPr>
          <w:b/>
        </w:rPr>
        <w:lastRenderedPageBreak/>
        <w:t xml:space="preserve">Milestone (M12): </w:t>
      </w:r>
      <w:r w:rsidRPr="00003F8D">
        <w:t>reproducible pipeline across ≥2 flights + validated scoring rubric carried into the Phase II service concept.</w:t>
      </w:r>
    </w:p>
    <w:p w14:paraId="556D0913" w14:textId="77777777" w:rsidR="00472E3A" w:rsidRPr="00003F8D" w:rsidRDefault="00000000">
      <w:pPr>
        <w:spacing w:before="160" w:line="240" w:lineRule="auto"/>
        <w:pPrChange w:id="853" w:author="Estelle Park" w:date="2026-09-01T15:35:00Z" w16du:dateUtc="2026-09-01T19:35:00Z">
          <w:pPr>
            <w:spacing w:before="160" w:after="60"/>
          </w:pPr>
        </w:pPrChange>
      </w:pPr>
      <w:r w:rsidRPr="00003F8D">
        <w:rPr>
          <w:b/>
          <w:color w:val="0A3D7C"/>
          <w:rPrChange w:id="854" w:author="Estelle Park" w:date="2026-09-01T15:35:00Z" w16du:dateUtc="2026-09-01T19:35:00Z">
            <w:rPr>
              <w:b/>
              <w:color w:val="0A3D7C"/>
              <w:sz w:val="23"/>
            </w:rPr>
          </w:rPrChange>
        </w:rPr>
        <w:t>Compliance, risk, and feasibility</w:t>
      </w:r>
    </w:p>
    <w:p w14:paraId="53020860" w14:textId="77777777" w:rsidR="00472E3A" w:rsidRPr="00003F8D" w:rsidRDefault="00000000">
      <w:pPr>
        <w:spacing w:line="240" w:lineRule="auto"/>
        <w:ind w:left="320"/>
        <w:pPrChange w:id="855" w:author="Estelle Park" w:date="2026-09-01T15:35:00Z" w16du:dateUtc="2026-09-01T19:35:00Z">
          <w:pPr>
            <w:spacing w:after="60"/>
            <w:ind w:left="320"/>
          </w:pPr>
        </w:pPrChange>
      </w:pPr>
      <w:r w:rsidRPr="00003F8D">
        <w:rPr>
          <w:b/>
        </w:rPr>
        <w:t xml:space="preserve">•  Vehicle: </w:t>
      </w:r>
      <w:r w:rsidRPr="00003F8D">
        <w:t xml:space="preserve">BLK3 is FAA-licensed but has not yet flown commercially; the March 2027 flight provides a concrete near-term </w:t>
      </w:r>
      <w:proofErr w:type="gramStart"/>
      <w:r w:rsidRPr="00003F8D">
        <w:t>target, and</w:t>
      </w:r>
      <w:proofErr w:type="gramEnd"/>
      <w:r w:rsidRPr="00003F8D">
        <w:t xml:space="preserve"> </w:t>
      </w:r>
      <w:r w:rsidRPr="008F33A9">
        <w:rPr>
          <w:b/>
          <w:bCs/>
          <w:rPrChange w:id="856" w:author="Estelle Park" w:date="2026-09-01T15:43:00Z" w16du:dateUtc="2026-09-01T19:43:00Z">
            <w:rPr/>
          </w:rPrChange>
        </w:rPr>
        <w:t>Aim 1</w:t>
      </w:r>
      <w:r w:rsidRPr="00003F8D">
        <w:t xml:space="preserve"> qualification precedes any cell flight. Schedule risk is mitigated by decoupling module qualification (</w:t>
      </w:r>
      <w:r w:rsidRPr="008F33A9">
        <w:rPr>
          <w:b/>
          <w:bCs/>
          <w:rPrChange w:id="857" w:author="Estelle Park" w:date="2026-09-01T15:43:00Z" w16du:dateUtc="2026-09-01T19:43:00Z">
            <w:rPr/>
          </w:rPrChange>
        </w:rPr>
        <w:t>Aim 1</w:t>
      </w:r>
      <w:r w:rsidRPr="00003F8D">
        <w:t>) from the specific flight date and by planning ≥2 flights.</w:t>
      </w:r>
    </w:p>
    <w:p w14:paraId="100828FD" w14:textId="1092AC69" w:rsidR="00472E3A" w:rsidRPr="00003F8D" w:rsidRDefault="00000000">
      <w:pPr>
        <w:spacing w:line="240" w:lineRule="auto"/>
        <w:ind w:left="320"/>
        <w:pPrChange w:id="858" w:author="Estelle Park" w:date="2026-09-01T15:35:00Z" w16du:dateUtc="2026-09-01T19:35:00Z">
          <w:pPr>
            <w:spacing w:after="60"/>
            <w:ind w:left="320"/>
          </w:pPr>
        </w:pPrChange>
      </w:pPr>
      <w:r w:rsidRPr="00003F8D">
        <w:rPr>
          <w:b/>
        </w:rPr>
        <w:t>•  Bio</w:t>
      </w:r>
      <w:ins w:id="859" w:author="Estelle Park" w:date="2026-09-01T15:43:00Z" w16du:dateUtc="2026-09-01T19:43:00Z">
        <w:r w:rsidR="008F33A9">
          <w:rPr>
            <w:b/>
          </w:rPr>
          <w:t>logical materials</w:t>
        </w:r>
      </w:ins>
      <w:r w:rsidRPr="00003F8D">
        <w:rPr>
          <w:b/>
        </w:rPr>
        <w:t xml:space="preserve">: </w:t>
      </w:r>
      <w:ins w:id="860" w:author="Estelle Park" w:date="2026-09-01T15:44:00Z" w16du:dateUtc="2026-09-01T19:44:00Z">
        <w:r w:rsidR="008F33A9">
          <w:rPr>
            <w:bCs/>
          </w:rPr>
          <w:t xml:space="preserve">Established human </w:t>
        </w:r>
      </w:ins>
      <w:ins w:id="861" w:author="Estelle Park" w:date="2026-09-02T15:28:00Z" w16du:dateUtc="2026-09-02T19:28:00Z">
        <w:r w:rsidR="004121A8">
          <w:rPr>
            <w:bCs/>
          </w:rPr>
          <w:t>small intestinal</w:t>
        </w:r>
      </w:ins>
      <w:ins w:id="862" w:author="Estelle Park" w:date="2026-09-01T15:44:00Z" w16du:dateUtc="2026-09-01T19:44:00Z">
        <w:r w:rsidR="008F33A9">
          <w:rPr>
            <w:bCs/>
          </w:rPr>
          <w:t xml:space="preserve"> organoid</w:t>
        </w:r>
      </w:ins>
      <w:ins w:id="863" w:author="Estelle Park" w:date="2026-09-02T15:29:00Z" w16du:dateUtc="2026-09-02T19:29:00Z">
        <w:r w:rsidR="004121A8">
          <w:rPr>
            <w:bCs/>
          </w:rPr>
          <w:t xml:space="preserve"> (</w:t>
        </w:r>
        <w:proofErr w:type="spellStart"/>
        <w:r w:rsidR="004121A8">
          <w:rPr>
            <w:bCs/>
          </w:rPr>
          <w:t>enteroid</w:t>
        </w:r>
        <w:proofErr w:type="spellEnd"/>
        <w:r w:rsidR="004121A8">
          <w:rPr>
            <w:bCs/>
          </w:rPr>
          <w:t>)</w:t>
        </w:r>
      </w:ins>
      <w:ins w:id="864" w:author="Estelle Park" w:date="2026-09-01T15:44:00Z" w16du:dateUtc="2026-09-01T19:44:00Z">
        <w:r w:rsidR="008F33A9">
          <w:rPr>
            <w:bCs/>
          </w:rPr>
          <w:t xml:space="preserve"> lines only</w:t>
        </w:r>
      </w:ins>
      <w:del w:id="865" w:author="Estelle Park" w:date="2026-09-01T15:44:00Z" w16du:dateUtc="2026-09-01T19:44:00Z">
        <w:r w:rsidRPr="00003F8D" w:rsidDel="008F33A9">
          <w:delText>Human specimens / cell lines only (established human and iPSC-derived intestinal cells / organoids)</w:delText>
        </w:r>
      </w:del>
      <w:r w:rsidRPr="00003F8D">
        <w:t xml:space="preserve">; no vertebrate animals </w:t>
      </w:r>
      <w:del w:id="866" w:author="Estelle Park" w:date="2026-09-01T15:44:00Z" w16du:dateUtc="2026-09-01T19:44:00Z">
        <w:r w:rsidRPr="00003F8D" w:rsidDel="008F33A9">
          <w:delText xml:space="preserve">and </w:delText>
        </w:r>
      </w:del>
      <w:ins w:id="867" w:author="Estelle Park" w:date="2026-09-01T15:44:00Z" w16du:dateUtc="2026-09-01T19:44:00Z">
        <w:r w:rsidR="008F33A9">
          <w:t>or</w:t>
        </w:r>
        <w:r w:rsidR="008F33A9" w:rsidRPr="00003F8D">
          <w:t xml:space="preserve"> </w:t>
        </w:r>
      </w:ins>
      <w:ins w:id="868" w:author="Estelle Park" w:date="2026-09-02T15:29:00Z" w16du:dateUtc="2026-09-02T19:29:00Z">
        <w:r w:rsidR="004121A8">
          <w:t xml:space="preserve">direct </w:t>
        </w:r>
      </w:ins>
      <w:del w:id="869" w:author="Estelle Park" w:date="2026-09-01T15:44:00Z" w16du:dateUtc="2026-09-01T19:44:00Z">
        <w:r w:rsidRPr="00003F8D" w:rsidDel="008F33A9">
          <w:delText xml:space="preserve">no </w:delText>
        </w:r>
      </w:del>
      <w:r w:rsidRPr="00003F8D">
        <w:t>human-subjects interaction anticipated</w:t>
      </w:r>
      <w:ins w:id="870" w:author="Estelle Park" w:date="2026-09-01T15:44:00Z" w16du:dateUtc="2026-09-01T19:44:00Z">
        <w:r w:rsidR="008F33A9">
          <w:t xml:space="preserve">. Cell identity, </w:t>
        </w:r>
      </w:ins>
      <w:ins w:id="871" w:author="Estelle Park" w:date="2026-09-02T15:29:00Z" w16du:dateUtc="2026-09-02T19:29:00Z">
        <w:r w:rsidR="004121A8">
          <w:t xml:space="preserve">donor sex, passage number, </w:t>
        </w:r>
      </w:ins>
      <w:ins w:id="872" w:author="Estelle Park" w:date="2026-09-01T15:44:00Z" w16du:dateUtc="2026-09-01T19:44:00Z">
        <w:r w:rsidR="008F33A9">
          <w:t xml:space="preserve">sterility, </w:t>
        </w:r>
      </w:ins>
      <w:ins w:id="873" w:author="Estelle Park" w:date="2026-09-01T15:45:00Z" w16du:dateUtc="2026-09-01T19:45:00Z">
        <w:r w:rsidR="008F33A9">
          <w:t xml:space="preserve">mycoplasma status, and </w:t>
        </w:r>
      </w:ins>
      <w:ins w:id="874" w:author="Estelle Park" w:date="2026-09-02T15:29:00Z" w16du:dateUtc="2026-09-02T19:29:00Z">
        <w:r w:rsidR="004121A8">
          <w:t>culture duration</w:t>
        </w:r>
      </w:ins>
      <w:ins w:id="875" w:author="Estelle Park" w:date="2026-09-01T15:45:00Z" w16du:dateUtc="2026-09-01T19:45:00Z">
        <w:r w:rsidR="008F33A9">
          <w:t xml:space="preserve"> will be documented before flight </w:t>
        </w:r>
      </w:ins>
      <w:del w:id="876" w:author="Estelle Park" w:date="2026-09-01T15:45:00Z" w16du:dateUtc="2026-09-01T19:45:00Z">
        <w:r w:rsidRPr="00003F8D" w:rsidDel="008F33A9">
          <w:delText xml:space="preserve"> — documented under the appropriate exemptions </w:delText>
        </w:r>
      </w:del>
      <w:r w:rsidRPr="00003F8D">
        <w:t>with authentication of key biological resources.</w:t>
      </w:r>
    </w:p>
    <w:p w14:paraId="24192AC8" w14:textId="45B1EF47" w:rsidR="00472E3A" w:rsidRPr="00003F8D" w:rsidRDefault="00000000">
      <w:pPr>
        <w:spacing w:line="240" w:lineRule="auto"/>
        <w:ind w:left="320"/>
        <w:pPrChange w:id="877" w:author="Estelle Park" w:date="2026-09-01T15:35:00Z" w16du:dateUtc="2026-09-01T19:35:00Z">
          <w:pPr>
            <w:spacing w:after="60"/>
            <w:ind w:left="320"/>
          </w:pPr>
        </w:pPrChange>
      </w:pPr>
      <w:r w:rsidRPr="00003F8D">
        <w:rPr>
          <w:b/>
        </w:rPr>
        <w:t xml:space="preserve">•  Safety: </w:t>
      </w:r>
      <w:r w:rsidRPr="00003F8D">
        <w:t xml:space="preserve">Sealed, recoverable containment; standard </w:t>
      </w:r>
      <w:ins w:id="878" w:author="Estelle Park" w:date="2026-09-02T15:29:00Z" w16du:dateUtc="2026-09-02T19:29:00Z">
        <w:r w:rsidR="004121A8">
          <w:t>human organoid culture/</w:t>
        </w:r>
      </w:ins>
      <w:r w:rsidRPr="00003F8D">
        <w:t>MPS biosafety; no select agents.</w:t>
      </w:r>
    </w:p>
    <w:p w14:paraId="748B0F53" w14:textId="3EC9614E" w:rsidR="00472E3A" w:rsidRPr="00003F8D" w:rsidRDefault="00000000">
      <w:pPr>
        <w:spacing w:line="240" w:lineRule="auto"/>
        <w:ind w:left="320"/>
        <w:pPrChange w:id="879" w:author="Estelle Park" w:date="2026-09-01T15:35:00Z" w16du:dateUtc="2026-09-01T19:35:00Z">
          <w:pPr>
            <w:spacing w:after="60"/>
            <w:ind w:left="320"/>
          </w:pPr>
        </w:pPrChange>
      </w:pPr>
      <w:r w:rsidRPr="00003F8D">
        <w:rPr>
          <w:b/>
        </w:rPr>
        <w:t xml:space="preserve">•  Scientific: </w:t>
      </w:r>
      <w:r w:rsidRPr="00003F8D">
        <w:t>If µg-onset or recovery signals are small, the powered multi-flight design and pre</w:t>
      </w:r>
      <w:del w:id="880" w:author="Estelle Park" w:date="2026-09-01T15:45:00Z" w16du:dateUtc="2026-09-01T19:45:00Z">
        <w:r w:rsidRPr="00003F8D" w:rsidDel="008F33A9">
          <w:delText xml:space="preserve">-registered </w:delText>
        </w:r>
      </w:del>
      <w:ins w:id="881" w:author="Estelle Park" w:date="2026-09-01T15:45:00Z" w16du:dateUtc="2026-09-01T19:45:00Z">
        <w:r w:rsidR="008F33A9">
          <w:t xml:space="preserve">specified </w:t>
        </w:r>
      </w:ins>
      <w:r w:rsidRPr="00003F8D">
        <w:t xml:space="preserve">primary endpoints </w:t>
      </w:r>
      <w:ins w:id="882" w:author="Estelle Park" w:date="2026-09-01T15:46:00Z" w16du:dateUtc="2026-09-01T19:46:00Z">
        <w:r w:rsidR="008F33A9">
          <w:t xml:space="preserve">will </w:t>
        </w:r>
      </w:ins>
      <w:r w:rsidRPr="00003F8D">
        <w:t>preserve interpretability</w:t>
      </w:r>
      <w:ins w:id="883" w:author="Estelle Park" w:date="2026-09-01T15:46:00Z" w16du:dateUtc="2026-09-01T19:46:00Z">
        <w:r w:rsidR="008F33A9">
          <w:t xml:space="preserve">. </w:t>
        </w:r>
      </w:ins>
      <w:del w:id="884" w:author="Estelle Park" w:date="2026-09-01T15:46:00Z" w16du:dateUtc="2026-09-01T19:46:00Z">
        <w:r w:rsidRPr="00003F8D" w:rsidDel="008F33A9">
          <w:delText>; a</w:delText>
        </w:r>
      </w:del>
      <w:ins w:id="885" w:author="Estelle Park" w:date="2026-09-01T15:46:00Z" w16du:dateUtc="2026-09-01T19:46:00Z">
        <w:r w:rsidR="008F33A9">
          <w:t>A</w:t>
        </w:r>
      </w:ins>
      <w:r w:rsidRPr="00003F8D">
        <w:t xml:space="preserve"> null result </w:t>
      </w:r>
      <w:ins w:id="886" w:author="Estelle Park" w:date="2026-09-01T15:46:00Z" w16du:dateUtc="2026-09-01T19:46:00Z">
        <w:r w:rsidR="008F33A9">
          <w:t xml:space="preserve">will define the sensitivity and appropriate applications of the suborbital </w:t>
        </w:r>
        <w:r w:rsidR="00085FDE">
          <w:t>screening platform.</w:t>
        </w:r>
      </w:ins>
      <w:del w:id="887" w:author="Estelle Park" w:date="2026-09-01T15:46:00Z" w16du:dateUtc="2026-09-01T19:46:00Z">
        <w:r w:rsidRPr="00003F8D" w:rsidDel="00085FDE">
          <w:delText>is itself a fundable screening finding (defines what suborbital can and cannot resolve).</w:delText>
        </w:r>
      </w:del>
    </w:p>
    <w:p w14:paraId="15D7C6BC" w14:textId="77777777" w:rsidR="00472E3A" w:rsidRPr="00003F8D" w:rsidRDefault="00000000">
      <w:pPr>
        <w:spacing w:before="160" w:line="240" w:lineRule="auto"/>
        <w:pPrChange w:id="888" w:author="Estelle Park" w:date="2026-09-01T15:35:00Z" w16du:dateUtc="2026-09-01T19:35:00Z">
          <w:pPr>
            <w:spacing w:before="160" w:after="60"/>
          </w:pPr>
        </w:pPrChange>
      </w:pPr>
      <w:r w:rsidRPr="00003F8D">
        <w:rPr>
          <w:b/>
          <w:color w:val="0A3D7C"/>
          <w:rPrChange w:id="889" w:author="Estelle Park" w:date="2026-09-01T15:35:00Z" w16du:dateUtc="2026-09-01T19:35:00Z">
            <w:rPr>
              <w:b/>
              <w:color w:val="0A3D7C"/>
              <w:sz w:val="23"/>
            </w:rPr>
          </w:rPrChange>
        </w:rPr>
        <w:t>Phase I deliverables and path to Phase II / commercialization</w:t>
      </w:r>
    </w:p>
    <w:p w14:paraId="11EFDD36" w14:textId="3EDD4339" w:rsidR="00472E3A" w:rsidRPr="00003F8D" w:rsidRDefault="00000000">
      <w:pPr>
        <w:spacing w:line="240" w:lineRule="auto"/>
        <w:ind w:left="320"/>
        <w:pPrChange w:id="890" w:author="Estelle Park" w:date="2026-09-01T15:35:00Z" w16du:dateUtc="2026-09-01T19:35:00Z">
          <w:pPr>
            <w:spacing w:after="60"/>
            <w:ind w:left="320"/>
          </w:pPr>
        </w:pPrChange>
      </w:pPr>
      <w:r w:rsidRPr="00003F8D">
        <w:t xml:space="preserve">•  Flight-qualified, recoverable </w:t>
      </w:r>
      <w:del w:id="891" w:author="Estelle Park" w:date="2026-09-01T15:46:00Z" w16du:dateUtc="2026-09-01T19:46:00Z">
        <w:r w:rsidRPr="00003F8D" w:rsidDel="00085FDE">
          <w:delText>intestinal-MPS</w:delText>
        </w:r>
      </w:del>
      <w:ins w:id="892" w:author="Estelle Park" w:date="2026-09-01T15:46:00Z" w16du:dateUtc="2026-09-01T19:46:00Z">
        <w:r w:rsidR="00085FDE">
          <w:t>human organoid</w:t>
        </w:r>
      </w:ins>
      <w:ins w:id="893" w:author="Estelle Park" w:date="2026-09-02T15:30:00Z" w16du:dateUtc="2026-09-02T19:30:00Z">
        <w:r w:rsidR="004121A8">
          <w:t xml:space="preserve"> chip</w:t>
        </w:r>
      </w:ins>
      <w:r w:rsidRPr="00003F8D">
        <w:t xml:space="preserve"> payload module</w:t>
      </w:r>
      <w:ins w:id="894" w:author="Estelle Park" w:date="2026-09-01T15:46:00Z" w16du:dateUtc="2026-09-01T19:46:00Z">
        <w:r w:rsidR="00085FDE">
          <w:t xml:space="preserve"> with automated fixation and a </w:t>
        </w:r>
      </w:ins>
      <w:del w:id="895" w:author="Estelle Park" w:date="2026-09-01T15:46:00Z" w16du:dateUtc="2026-09-01T19:46:00Z">
        <w:r w:rsidRPr="00003F8D" w:rsidDel="00085FDE">
          <w:delText xml:space="preserve"> + </w:delText>
        </w:r>
      </w:del>
      <w:r w:rsidRPr="00003F8D">
        <w:t>frozen ICD (reusable</w:t>
      </w:r>
      <w:ins w:id="896" w:author="Estelle Park" w:date="2026-09-01T15:47:00Z" w16du:dateUtc="2026-09-01T19:47:00Z">
        <w:r w:rsidR="00085FDE">
          <w:t xml:space="preserve"> and adaptable</w:t>
        </w:r>
      </w:ins>
      <w:r w:rsidRPr="00003F8D">
        <w:t xml:space="preserve"> across investigators).</w:t>
      </w:r>
    </w:p>
    <w:p w14:paraId="3A061BF6" w14:textId="0C763B43" w:rsidR="00472E3A" w:rsidRPr="00003F8D" w:rsidRDefault="00000000">
      <w:pPr>
        <w:spacing w:line="240" w:lineRule="auto"/>
        <w:ind w:left="320"/>
        <w:pPrChange w:id="897" w:author="Estelle Park" w:date="2026-09-01T15:35:00Z" w16du:dateUtc="2026-09-01T19:35:00Z">
          <w:pPr>
            <w:spacing w:after="60"/>
            <w:ind w:left="320"/>
          </w:pPr>
        </w:pPrChange>
      </w:pPr>
      <w:r w:rsidRPr="00003F8D">
        <w:t xml:space="preserve">•  First quantitative </w:t>
      </w:r>
      <w:del w:id="898" w:author="Estelle Park" w:date="2026-09-01T15:47:00Z" w16du:dateUtc="2026-09-01T19:47:00Z">
        <w:r w:rsidRPr="00003F8D" w:rsidDel="00085FDE">
          <w:delText>intestinal-MPS</w:delText>
        </w:r>
      </w:del>
      <w:ins w:id="899" w:author="Estelle Park" w:date="2026-09-02T15:30:00Z" w16du:dateUtc="2026-09-02T19:30:00Z">
        <w:r w:rsidR="004121A8">
          <w:t>intestinal</w:t>
        </w:r>
      </w:ins>
      <w:ins w:id="900" w:author="Estelle Park" w:date="2026-09-01T15:47:00Z" w16du:dateUtc="2026-09-01T19:47:00Z">
        <w:r w:rsidR="00085FDE">
          <w:t xml:space="preserve"> organoid</w:t>
        </w:r>
      </w:ins>
      <w:r w:rsidRPr="00003F8D">
        <w:t xml:space="preserve"> onset-and-recovery dataset and a validated de-risk-for-ISS scoring framework.</w:t>
      </w:r>
    </w:p>
    <w:p w14:paraId="3040A7A0" w14:textId="0F95AE1E" w:rsidR="004121A8" w:rsidRPr="00003F8D" w:rsidRDefault="00000000" w:rsidP="004121A8">
      <w:pPr>
        <w:spacing w:line="240" w:lineRule="auto"/>
        <w:ind w:left="320"/>
        <w:pPrChange w:id="901" w:author="Estelle Park" w:date="2026-09-02T15:31:00Z" w16du:dateUtc="2026-09-02T19:31:00Z">
          <w:pPr>
            <w:spacing w:after="60"/>
            <w:ind w:left="320"/>
          </w:pPr>
        </w:pPrChange>
      </w:pPr>
      <w:r w:rsidRPr="00003F8D">
        <w:t xml:space="preserve">•  Phase II: </w:t>
      </w:r>
      <w:ins w:id="902" w:author="Estelle Park" w:date="2026-09-01T15:47:00Z" w16du:dateUtc="2026-09-01T19:47:00Z">
        <w:r w:rsidR="00085FDE">
          <w:t xml:space="preserve">Conduct a </w:t>
        </w:r>
      </w:ins>
      <w:r w:rsidRPr="00003F8D">
        <w:t xml:space="preserve">multi-flight campaign; </w:t>
      </w:r>
      <w:ins w:id="903" w:author="Estelle Park" w:date="2026-09-02T15:30:00Z" w16du:dateUtc="2026-09-02T19:30:00Z">
        <w:r w:rsidR="004121A8">
          <w:t>extend the platform to the Park Lab’s human liver organoids; and</w:t>
        </w:r>
      </w:ins>
      <w:ins w:id="904" w:author="Estelle Park" w:date="2026-09-02T15:31:00Z" w16du:dateUtc="2026-09-02T19:31:00Z">
        <w:r w:rsidR="004121A8">
          <w:t xml:space="preserve"> test whether microbiota-derived metabolites modify intestinal organoid responses and post-flight recovery. </w:t>
        </w:r>
      </w:ins>
      <w:del w:id="905" w:author="Estelle Park" w:date="2026-09-01T15:47:00Z" w16du:dateUtc="2026-09-01T19:47:00Z">
        <w:r w:rsidRPr="00003F8D" w:rsidDel="00085FDE">
          <w:delText xml:space="preserve">add </w:delText>
        </w:r>
      </w:del>
      <w:del w:id="906" w:author="Estelle Park" w:date="2026-09-02T15:31:00Z" w16du:dateUtc="2026-09-02T19:31:00Z">
        <w:r w:rsidRPr="00003F8D" w:rsidDel="004121A8">
          <w:delText>the Park lab</w:delText>
        </w:r>
      </w:del>
      <w:ins w:id="907" w:author="Estelle Park" w:date="2026-09-02T15:31:00Z" w16du:dateUtc="2026-09-02T19:31:00Z">
        <w:r w:rsidR="004121A8">
          <w:t>E</w:t>
        </w:r>
      </w:ins>
      <w:ins w:id="908" w:author="Estelle Park" w:date="2026-09-01T15:48:00Z" w16du:dateUtc="2026-09-01T19:48:00Z">
        <w:r w:rsidR="00085FDE">
          <w:t xml:space="preserve">stablish a </w:t>
        </w:r>
      </w:ins>
      <w:del w:id="909" w:author="Estelle Park" w:date="2026-09-01T15:48:00Z" w16du:dateUtc="2026-09-01T19:48:00Z">
        <w:r w:rsidRPr="00003F8D" w:rsidDel="00085FDE">
          <w:delText xml:space="preserve">'s hepatic organoid model and extend the module to additional MPS (barrier, cardiac); stand up a </w:delText>
        </w:r>
      </w:del>
      <w:r w:rsidRPr="00003F8D">
        <w:t xml:space="preserve">recurring suborbital screening service for NCATS TraCe MPS / Tissue-Chips and NASA-funded </w:t>
      </w:r>
      <w:del w:id="910" w:author="Estelle Park" w:date="2026-09-01T15:48:00Z" w16du:dateUtc="2026-09-01T19:48:00Z">
        <w:r w:rsidRPr="00003F8D" w:rsidDel="00085FDE">
          <w:delText>groups</w:delText>
        </w:r>
      </w:del>
      <w:ins w:id="911" w:author="Estelle Park" w:date="2026-09-01T15:48:00Z" w16du:dateUtc="2026-09-01T19:48:00Z">
        <w:r w:rsidR="00085FDE">
          <w:t>investigators</w:t>
        </w:r>
      </w:ins>
      <w:r w:rsidRPr="00003F8D">
        <w:t xml:space="preserve">. Commercialization </w:t>
      </w:r>
      <w:del w:id="912" w:author="Estelle Park" w:date="2026-09-01T15:48:00Z" w16du:dateUtc="2026-09-01T19:48:00Z">
        <w:r w:rsidRPr="00003F8D" w:rsidDel="00085FDE">
          <w:delText xml:space="preserve">rides </w:delText>
        </w:r>
      </w:del>
      <w:ins w:id="913" w:author="Estelle Park" w:date="2026-09-01T15:48:00Z" w16du:dateUtc="2026-09-01T19:48:00Z">
        <w:r w:rsidR="00085FDE">
          <w:t>will leverage</w:t>
        </w:r>
        <w:r w:rsidR="00085FDE" w:rsidRPr="00003F8D">
          <w:t xml:space="preserve"> </w:t>
        </w:r>
      </w:ins>
      <w:r w:rsidRPr="00003F8D">
        <w:t xml:space="preserve">Exos's existing payload-services business (recoverable capacity, published per-flight pricing), </w:t>
      </w:r>
      <w:del w:id="914" w:author="Estelle Park" w:date="2026-09-01T15:48:00Z" w16du:dateUtc="2026-09-01T19:48:00Z">
        <w:r w:rsidRPr="00003F8D" w:rsidDel="00085FDE">
          <w:delText xml:space="preserve">giving </w:delText>
        </w:r>
      </w:del>
      <w:ins w:id="915" w:author="Estelle Park" w:date="2026-09-01T15:48:00Z" w16du:dateUtc="2026-09-01T19:48:00Z">
        <w:r w:rsidR="00085FDE">
          <w:t>provid</w:t>
        </w:r>
      </w:ins>
      <w:ins w:id="916" w:author="Estelle Park" w:date="2026-09-01T15:49:00Z" w16du:dateUtc="2026-09-01T19:49:00Z">
        <w:r w:rsidR="00085FDE">
          <w:t>ing a direct transition from platform validation to revenue-generating flight services</w:t>
        </w:r>
      </w:ins>
      <w:del w:id="917" w:author="Estelle Park" w:date="2026-09-01T15:49:00Z" w16du:dateUtc="2026-09-01T19:49:00Z">
        <w:r w:rsidRPr="00003F8D" w:rsidDel="00085FDE">
          <w:delText>a credible non-dilutive-to-revenue transition</w:delText>
        </w:r>
      </w:del>
      <w:r w:rsidRPr="00003F8D">
        <w:t>.</w:t>
      </w:r>
    </w:p>
    <w:p w14:paraId="12397A3E" w14:textId="77777777" w:rsidR="00472E3A" w:rsidRPr="00003F8D" w:rsidRDefault="00000000">
      <w:pPr>
        <w:spacing w:line="240" w:lineRule="auto"/>
        <w:pPrChange w:id="918" w:author="Estelle Park" w:date="2026-09-01T15:35:00Z" w16du:dateUtc="2026-09-01T19:35:00Z">
          <w:pPr/>
        </w:pPrChange>
      </w:pPr>
      <w:r w:rsidRPr="00003F8D">
        <w:br w:type="page"/>
      </w:r>
    </w:p>
    <w:p w14:paraId="4213455C" w14:textId="77777777" w:rsidR="00472E3A" w:rsidRPr="00003F8D" w:rsidRDefault="00000000">
      <w:pPr>
        <w:spacing w:before="40" w:line="240" w:lineRule="auto"/>
        <w:pPrChange w:id="919" w:author="Estelle Park" w:date="2026-09-01T15:35:00Z" w16du:dateUtc="2026-09-01T19:35:00Z">
          <w:pPr>
            <w:spacing w:before="40" w:after="120"/>
          </w:pPr>
        </w:pPrChange>
      </w:pPr>
      <w:r w:rsidRPr="00003F8D">
        <w:rPr>
          <w:b/>
          <w:color w:val="0A3D7C"/>
          <w:rPrChange w:id="920" w:author="Estelle Park" w:date="2026-09-01T15:35:00Z" w16du:dateUtc="2026-09-01T19:35:00Z">
            <w:rPr>
              <w:b/>
              <w:color w:val="0A3D7C"/>
              <w:sz w:val="26"/>
            </w:rPr>
          </w:rPrChange>
        </w:rPr>
        <w:lastRenderedPageBreak/>
        <w:t>Bibliography &amp; References Cited</w:t>
      </w:r>
    </w:p>
    <w:p w14:paraId="7858B408" w14:textId="77777777" w:rsidR="00472E3A" w:rsidRPr="00003F8D" w:rsidRDefault="00000000">
      <w:pPr>
        <w:spacing w:line="240" w:lineRule="auto"/>
        <w:pPrChange w:id="921" w:author="Estelle Park" w:date="2026-09-01T15:35:00Z" w16du:dateUtc="2026-09-01T19:35:00Z">
          <w:pPr>
            <w:spacing w:after="60"/>
          </w:pPr>
        </w:pPrChange>
      </w:pPr>
      <w:r w:rsidRPr="00003F8D">
        <w:rPr>
          <w:rPrChange w:id="922" w:author="Estelle Park" w:date="2026-09-01T15:35:00Z" w16du:dateUtc="2026-09-01T19:35:00Z">
            <w:rPr>
              <w:sz w:val="21"/>
            </w:rPr>
          </w:rPrChange>
        </w:rPr>
        <w:t>1.  Exos Aerospace suborbital life-science heritage — living human glioblastoma stem cells flown suborbital; npj Microgravity 2023;9:92.</w:t>
      </w:r>
    </w:p>
    <w:p w14:paraId="7DFFA065" w14:textId="77777777" w:rsidR="00472E3A" w:rsidRPr="00003F8D" w:rsidRDefault="00000000">
      <w:pPr>
        <w:spacing w:line="240" w:lineRule="auto"/>
        <w:pPrChange w:id="923" w:author="Estelle Park" w:date="2026-09-01T15:35:00Z" w16du:dateUtc="2026-09-01T19:35:00Z">
          <w:pPr>
            <w:spacing w:after="60"/>
          </w:pPr>
        </w:pPrChange>
      </w:pPr>
      <w:r w:rsidRPr="00003F8D">
        <w:rPr>
          <w:rPrChange w:id="924" w:author="Estelle Park" w:date="2026-09-01T15:35:00Z" w16du:dateUtc="2026-09-01T19:35:00Z">
            <w:rPr>
              <w:sz w:val="21"/>
            </w:rPr>
          </w:rPrChange>
        </w:rPr>
        <w:t>2.  NCATS/NIBIB Tissue Chips in Space program (microphysiological systems on the ISS National Laboratory) — program overview and demonstrated microgravity effects on MPS barrier function and tissue organization.</w:t>
      </w:r>
    </w:p>
    <w:p w14:paraId="52B94EE2" w14:textId="77777777" w:rsidR="00472E3A" w:rsidRPr="00003F8D" w:rsidRDefault="00000000">
      <w:pPr>
        <w:spacing w:line="240" w:lineRule="auto"/>
        <w:pPrChange w:id="925" w:author="Estelle Park" w:date="2026-09-01T15:35:00Z" w16du:dateUtc="2026-09-01T19:35:00Z">
          <w:pPr>
            <w:spacing w:after="60"/>
          </w:pPr>
        </w:pPrChange>
      </w:pPr>
      <w:r w:rsidRPr="00003F8D">
        <w:rPr>
          <w:rPrChange w:id="926" w:author="Estelle Park" w:date="2026-09-01T15:35:00Z" w16du:dateUtc="2026-09-01T19:35:00Z">
            <w:rPr>
              <w:sz w:val="21"/>
            </w:rPr>
          </w:rPrChange>
        </w:rPr>
        <w:t>3.  NIH SBIR/STTR program reauthorization (April 2026) and PA-27-102 Omnibus STTR (R41/R42) funding opportunity announcement.</w:t>
      </w:r>
    </w:p>
    <w:p w14:paraId="2A14083F" w14:textId="77777777" w:rsidR="00472E3A" w:rsidRPr="00003F8D" w:rsidRDefault="00000000">
      <w:pPr>
        <w:spacing w:line="240" w:lineRule="auto"/>
        <w:pPrChange w:id="927" w:author="Estelle Park" w:date="2026-09-01T15:35:00Z" w16du:dateUtc="2026-09-01T19:35:00Z">
          <w:pPr>
            <w:spacing w:after="60"/>
          </w:pPr>
        </w:pPrChange>
      </w:pPr>
      <w:r w:rsidRPr="00003F8D">
        <w:rPr>
          <w:i/>
          <w:color w:val="444444"/>
          <w:rPrChange w:id="928" w:author="Estelle Park" w:date="2026-09-01T15:35:00Z" w16du:dateUtc="2026-09-01T19:35:00Z">
            <w:rPr>
              <w:i/>
              <w:color w:val="444444"/>
              <w:sz w:val="20"/>
            </w:rPr>
          </w:rPrChange>
        </w:rPr>
        <w:t xml:space="preserve">[Reference list to be finalized with the </w:t>
      </w:r>
      <w:proofErr w:type="gramStart"/>
      <w:r w:rsidRPr="00003F8D">
        <w:rPr>
          <w:i/>
          <w:color w:val="444444"/>
          <w:rPrChange w:id="929" w:author="Estelle Park" w:date="2026-09-01T15:35:00Z" w16du:dateUtc="2026-09-01T19:35:00Z">
            <w:rPr>
              <w:i/>
              <w:color w:val="444444"/>
              <w:sz w:val="20"/>
            </w:rPr>
          </w:rPrChange>
        </w:rPr>
        <w:t>Park</w:t>
      </w:r>
      <w:proofErr w:type="gramEnd"/>
      <w:r w:rsidRPr="00003F8D">
        <w:rPr>
          <w:i/>
          <w:color w:val="444444"/>
          <w:rPrChange w:id="930" w:author="Estelle Park" w:date="2026-09-01T15:35:00Z" w16du:dateUtc="2026-09-01T19:35:00Z">
            <w:rPr>
              <w:i/>
              <w:color w:val="444444"/>
              <w:sz w:val="20"/>
            </w:rPr>
          </w:rPrChange>
        </w:rPr>
        <w:t xml:space="preserve"> lab — intestinal MPS / organoid barrier, mechanotransduction, and regeneration citations — during package assembly.]</w:t>
      </w:r>
    </w:p>
    <w:p w14:paraId="5D8D320D" w14:textId="77777777" w:rsidR="00472E3A" w:rsidRPr="00003F8D" w:rsidRDefault="00000000">
      <w:pPr>
        <w:spacing w:line="240" w:lineRule="auto"/>
        <w:pPrChange w:id="931" w:author="Estelle Park" w:date="2026-09-01T15:35:00Z" w16du:dateUtc="2026-09-01T19:35:00Z">
          <w:pPr/>
        </w:pPrChange>
      </w:pPr>
      <w:r w:rsidRPr="00003F8D">
        <w:br w:type="page"/>
      </w:r>
    </w:p>
    <w:p w14:paraId="0CC5FC69" w14:textId="77777777" w:rsidR="00472E3A" w:rsidRPr="00003F8D" w:rsidRDefault="00000000">
      <w:pPr>
        <w:spacing w:before="40" w:line="240" w:lineRule="auto"/>
        <w:pPrChange w:id="932" w:author="Estelle Park" w:date="2026-09-01T15:35:00Z" w16du:dateUtc="2026-09-01T19:35:00Z">
          <w:pPr>
            <w:spacing w:before="40" w:after="120"/>
          </w:pPr>
        </w:pPrChange>
      </w:pPr>
      <w:r w:rsidRPr="00003F8D">
        <w:rPr>
          <w:b/>
          <w:color w:val="0A3D7C"/>
          <w:rPrChange w:id="933" w:author="Estelle Park" w:date="2026-09-01T15:35:00Z" w16du:dateUtc="2026-09-01T19:35:00Z">
            <w:rPr>
              <w:b/>
              <w:color w:val="0A3D7C"/>
              <w:sz w:val="26"/>
            </w:rPr>
          </w:rPrChange>
        </w:rPr>
        <w:lastRenderedPageBreak/>
        <w:t>Budget Summary (reference — for R&amp;R Budget forms; not part of the page-limited narrative)</w:t>
      </w:r>
    </w:p>
    <w:p w14:paraId="2270F9E6" w14:textId="77777777" w:rsidR="00472E3A" w:rsidRPr="00003F8D" w:rsidRDefault="00000000">
      <w:pPr>
        <w:spacing w:line="240" w:lineRule="auto"/>
        <w:pPrChange w:id="934" w:author="Estelle Park" w:date="2026-09-01T15:35:00Z" w16du:dateUtc="2026-09-01T19:35:00Z">
          <w:pPr>
            <w:spacing w:after="80"/>
          </w:pPr>
        </w:pPrChange>
      </w:pPr>
      <w:r w:rsidRPr="00003F8D">
        <w:t>Period: ~12 months (Phase I). Total to the NIH SBIR/STTR Phase I guideline of $314,363 (this ceiling INCLUDES the 7% SBC fee), allocated to the STTR statutory split for a single-research-institution team:</w:t>
      </w:r>
    </w:p>
    <w:p w14:paraId="632FB768" w14:textId="77777777" w:rsidR="00472E3A" w:rsidRPr="00003F8D" w:rsidRDefault="00000000">
      <w:pPr>
        <w:spacing w:line="240" w:lineRule="auto"/>
        <w:ind w:left="320"/>
        <w:pPrChange w:id="935" w:author="Estelle Park" w:date="2026-09-01T15:35:00Z" w16du:dateUtc="2026-09-01T19:35:00Z">
          <w:pPr>
            <w:spacing w:after="60"/>
            <w:ind w:left="320"/>
          </w:pPr>
        </w:pPrChange>
      </w:pPr>
      <w:r w:rsidRPr="00003F8D">
        <w:rPr>
          <w:b/>
        </w:rPr>
        <w:t xml:space="preserve">•  SBC share: </w:t>
      </w:r>
      <w:r w:rsidRPr="00003F8D">
        <w:t>Exos Aerospace (small-business concern) — $138,085 = $117,519 base (40%) + $20,566 SBC fee (7%): platform, payload module, integration, flight operations, recovery.</w:t>
      </w:r>
    </w:p>
    <w:p w14:paraId="389BFC3B" w14:textId="77777777" w:rsidR="00472E3A" w:rsidRPr="00003F8D" w:rsidRDefault="00000000">
      <w:pPr>
        <w:spacing w:line="240" w:lineRule="auto"/>
        <w:ind w:left="320"/>
        <w:pPrChange w:id="936" w:author="Estelle Park" w:date="2026-09-01T15:35:00Z" w16du:dateUtc="2026-09-01T19:35:00Z">
          <w:pPr>
            <w:spacing w:after="60"/>
            <w:ind w:left="320"/>
          </w:pPr>
        </w:pPrChange>
      </w:pPr>
      <w:r w:rsidRPr="00003F8D">
        <w:rPr>
          <w:b/>
        </w:rPr>
        <w:t xml:space="preserve">•  RI share: </w:t>
      </w:r>
      <w:r w:rsidRPr="00003F8D">
        <w:t>Purdue University (single Research Institution) — $176,278 inclusive of Purdue F&amp;A (60% of the cost base, above the ≥30% research-institution floor): intestinal-MPS science, assays, and post-flight recovery/organoid readouts (Park lab).</w:t>
      </w:r>
    </w:p>
    <w:p w14:paraId="5328290B" w14:textId="77777777" w:rsidR="00472E3A" w:rsidRPr="00003F8D" w:rsidRDefault="00000000">
      <w:pPr>
        <w:spacing w:line="240" w:lineRule="auto"/>
        <w:pPrChange w:id="937" w:author="Estelle Park" w:date="2026-09-01T15:35:00Z" w16du:dateUtc="2026-09-01T19:35:00Z">
          <w:pPr>
            <w:spacing w:after="40"/>
          </w:pPr>
        </w:pPrChange>
      </w:pPr>
      <w:r w:rsidRPr="00003F8D">
        <w:rPr>
          <w:color w:val="444444"/>
          <w:rPrChange w:id="938" w:author="Estelle Park" w:date="2026-09-01T15:35:00Z" w16du:dateUtc="2026-09-01T19:35:00Z">
            <w:rPr>
              <w:color w:val="444444"/>
              <w:sz w:val="21"/>
            </w:rPr>
          </w:rPrChange>
        </w:rPr>
        <w:t>Detailed R&amp;R budget and justification, subaward/consortium budget, and statement of work to be built to the final guideline amount during Purdue sponsored-programs routing.</w:t>
      </w:r>
    </w:p>
    <w:sectPr w:rsidR="00472E3A" w:rsidRPr="00003F8D"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C46EF"/>
    <w:multiLevelType w:val="multilevel"/>
    <w:tmpl w:val="DEB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33FF1"/>
    <w:multiLevelType w:val="multilevel"/>
    <w:tmpl w:val="6C00C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3E61ED"/>
    <w:multiLevelType w:val="multilevel"/>
    <w:tmpl w:val="2242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82434D"/>
    <w:multiLevelType w:val="multilevel"/>
    <w:tmpl w:val="6860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684658">
    <w:abstractNumId w:val="8"/>
  </w:num>
  <w:num w:numId="2" w16cid:durableId="542670579">
    <w:abstractNumId w:val="6"/>
  </w:num>
  <w:num w:numId="3" w16cid:durableId="368917846">
    <w:abstractNumId w:val="5"/>
  </w:num>
  <w:num w:numId="4" w16cid:durableId="160703384">
    <w:abstractNumId w:val="4"/>
  </w:num>
  <w:num w:numId="5" w16cid:durableId="756947581">
    <w:abstractNumId w:val="7"/>
  </w:num>
  <w:num w:numId="6" w16cid:durableId="753285965">
    <w:abstractNumId w:val="3"/>
  </w:num>
  <w:num w:numId="7" w16cid:durableId="585312147">
    <w:abstractNumId w:val="2"/>
  </w:num>
  <w:num w:numId="8" w16cid:durableId="1758672807">
    <w:abstractNumId w:val="1"/>
  </w:num>
  <w:num w:numId="9" w16cid:durableId="1392999512">
    <w:abstractNumId w:val="0"/>
  </w:num>
  <w:num w:numId="10" w16cid:durableId="75131652">
    <w:abstractNumId w:val="11"/>
  </w:num>
  <w:num w:numId="11" w16cid:durableId="1319918193">
    <w:abstractNumId w:val="10"/>
  </w:num>
  <w:num w:numId="12" w16cid:durableId="1799452856">
    <w:abstractNumId w:val="9"/>
  </w:num>
  <w:num w:numId="13" w16cid:durableId="126191088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stelle Park">
    <w15:presenceInfo w15:providerId="None" w15:userId="Estelle Park"/>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8D"/>
    <w:rsid w:val="000142C9"/>
    <w:rsid w:val="0003052E"/>
    <w:rsid w:val="00034616"/>
    <w:rsid w:val="0004339E"/>
    <w:rsid w:val="0006063C"/>
    <w:rsid w:val="00085FDE"/>
    <w:rsid w:val="0011240A"/>
    <w:rsid w:val="0015074B"/>
    <w:rsid w:val="001573ED"/>
    <w:rsid w:val="00170A60"/>
    <w:rsid w:val="001B0F69"/>
    <w:rsid w:val="001D02AF"/>
    <w:rsid w:val="001D7282"/>
    <w:rsid w:val="00237966"/>
    <w:rsid w:val="002423A9"/>
    <w:rsid w:val="00262011"/>
    <w:rsid w:val="00264680"/>
    <w:rsid w:val="002648E6"/>
    <w:rsid w:val="00272C69"/>
    <w:rsid w:val="0029639D"/>
    <w:rsid w:val="002C571B"/>
    <w:rsid w:val="00326F90"/>
    <w:rsid w:val="00387C46"/>
    <w:rsid w:val="003929AA"/>
    <w:rsid w:val="003D7186"/>
    <w:rsid w:val="003E3313"/>
    <w:rsid w:val="004121A8"/>
    <w:rsid w:val="00412E84"/>
    <w:rsid w:val="00472E3A"/>
    <w:rsid w:val="0047363A"/>
    <w:rsid w:val="004A22C4"/>
    <w:rsid w:val="004A5896"/>
    <w:rsid w:val="00516C17"/>
    <w:rsid w:val="00521A4D"/>
    <w:rsid w:val="00541671"/>
    <w:rsid w:val="005456C7"/>
    <w:rsid w:val="00563C27"/>
    <w:rsid w:val="005B0FC8"/>
    <w:rsid w:val="005D5242"/>
    <w:rsid w:val="005E37B2"/>
    <w:rsid w:val="006009A4"/>
    <w:rsid w:val="00683442"/>
    <w:rsid w:val="006D5277"/>
    <w:rsid w:val="006E75D6"/>
    <w:rsid w:val="006F3591"/>
    <w:rsid w:val="007E2EE0"/>
    <w:rsid w:val="0084447C"/>
    <w:rsid w:val="008710B2"/>
    <w:rsid w:val="00882F0C"/>
    <w:rsid w:val="008C197B"/>
    <w:rsid w:val="008C6570"/>
    <w:rsid w:val="008F33A9"/>
    <w:rsid w:val="00901C38"/>
    <w:rsid w:val="00916317"/>
    <w:rsid w:val="00990050"/>
    <w:rsid w:val="009B36FA"/>
    <w:rsid w:val="009D0B93"/>
    <w:rsid w:val="009D3817"/>
    <w:rsid w:val="009D7479"/>
    <w:rsid w:val="009E7FAB"/>
    <w:rsid w:val="009F10F8"/>
    <w:rsid w:val="009F2921"/>
    <w:rsid w:val="00A062F8"/>
    <w:rsid w:val="00A129C6"/>
    <w:rsid w:val="00A13FD6"/>
    <w:rsid w:val="00A22318"/>
    <w:rsid w:val="00A26F1E"/>
    <w:rsid w:val="00A532F9"/>
    <w:rsid w:val="00A54DF5"/>
    <w:rsid w:val="00A57AF9"/>
    <w:rsid w:val="00AA1D8D"/>
    <w:rsid w:val="00AA557B"/>
    <w:rsid w:val="00AC295D"/>
    <w:rsid w:val="00AE0A5A"/>
    <w:rsid w:val="00B13B12"/>
    <w:rsid w:val="00B2707B"/>
    <w:rsid w:val="00B47730"/>
    <w:rsid w:val="00B711D9"/>
    <w:rsid w:val="00BB193F"/>
    <w:rsid w:val="00BB4527"/>
    <w:rsid w:val="00BC3BF0"/>
    <w:rsid w:val="00BD2C45"/>
    <w:rsid w:val="00C05630"/>
    <w:rsid w:val="00C72F75"/>
    <w:rsid w:val="00C813CA"/>
    <w:rsid w:val="00C927FA"/>
    <w:rsid w:val="00CA2B93"/>
    <w:rsid w:val="00CB0664"/>
    <w:rsid w:val="00CC49C8"/>
    <w:rsid w:val="00D043E7"/>
    <w:rsid w:val="00D2722A"/>
    <w:rsid w:val="00D30768"/>
    <w:rsid w:val="00D346DD"/>
    <w:rsid w:val="00D75040"/>
    <w:rsid w:val="00D8629C"/>
    <w:rsid w:val="00DD648B"/>
    <w:rsid w:val="00DD69BB"/>
    <w:rsid w:val="00DD7430"/>
    <w:rsid w:val="00E71321"/>
    <w:rsid w:val="00EA14B5"/>
    <w:rsid w:val="00EB4106"/>
    <w:rsid w:val="00EB753F"/>
    <w:rsid w:val="00EE0DA5"/>
    <w:rsid w:val="00EF203A"/>
    <w:rsid w:val="00F0192D"/>
    <w:rsid w:val="00F35100"/>
    <w:rsid w:val="00F3666D"/>
    <w:rsid w:val="00F40949"/>
    <w:rsid w:val="00F67030"/>
    <w:rsid w:val="00FC693F"/>
    <w:rsid w:val="00FD75C4"/>
    <w:rsid w:val="00FE0A05"/>
    <w:rsid w:val="00FE3998"/>
    <w:rsid w:val="00FF46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53A61"/>
  <w14:defaultImageDpi w14:val="300"/>
  <w15:docId w15:val="{E1C909A5-9A79-4647-839F-EA63841A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929AA"/>
    <w:pPr>
      <w:spacing w:after="0" w:line="240" w:lineRule="auto"/>
    </w:pPr>
    <w:rPr>
      <w:rFonts w:ascii="Arial" w:hAnsi="Arial"/>
      <w:color w:val="000000"/>
    </w:rPr>
  </w:style>
  <w:style w:type="paragraph" w:styleId="NormalWeb">
    <w:name w:val="Normal (Web)"/>
    <w:basedOn w:val="Normal"/>
    <w:uiPriority w:val="99"/>
    <w:semiHidden/>
    <w:unhideWhenUsed/>
    <w:rsid w:val="00A26F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10</Pages>
  <Words>5710</Words>
  <Characters>32551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Estelle Park</cp:lastModifiedBy>
  <cp:revision>69</cp:revision>
  <dcterms:created xsi:type="dcterms:W3CDTF">2026-09-02T13:07:00Z</dcterms:created>
  <dcterms:modified xsi:type="dcterms:W3CDTF">2026-09-02T21:06:00Z</dcterms:modified>
  <cp:category/>
</cp:coreProperties>
</file>